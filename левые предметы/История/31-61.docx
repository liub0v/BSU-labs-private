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7D2C" w:rsidRDefault="00007D2C" w:rsidP="00007D2C">
      <w:pPr>
        <w:spacing w:line="0" w:lineRule="atLeast"/>
        <w:jc w:val="both"/>
        <w:rPr>
          <w:b/>
          <w:lang w:val="be-BY"/>
        </w:rPr>
      </w:pPr>
      <w:r w:rsidRPr="00C418CF">
        <w:rPr>
          <w:b/>
          <w:lang w:val="be-BY"/>
        </w:rPr>
        <w:t xml:space="preserve">31. Паўстанне </w:t>
      </w:r>
      <w:smartTag w:uri="urn:schemas-microsoft-com:office:smarttags" w:element="metricconverter">
        <w:smartTagPr>
          <w:attr w:name="ProductID" w:val="1863 г"/>
        </w:smartTagPr>
        <w:r w:rsidRPr="00C418CF">
          <w:rPr>
            <w:b/>
            <w:lang w:val="be-BY"/>
          </w:rPr>
          <w:t>1863 г</w:t>
        </w:r>
      </w:smartTag>
      <w:r w:rsidRPr="00C418CF">
        <w:rPr>
          <w:b/>
          <w:lang w:val="be-BY"/>
        </w:rPr>
        <w:t>. Беларускі нацыянальны рух у другой палове ХІХ ст</w:t>
      </w:r>
    </w:p>
    <w:p w:rsidR="00007D2C" w:rsidRDefault="00007D2C" w:rsidP="00007D2C">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Рост крестьянских выступлений, вызванный ходом реформы 1861 г.,совпал с подъемом польского национально-освободительного движения. В 1862 г. в Варшаве был создан Центральный национальный комитет (ЦНК) для подготовки восстания за освобождение Польши. В ЦНК</w:t>
      </w:r>
    </w:p>
    <w:p w:rsidR="00007D2C" w:rsidRDefault="00007D2C" w:rsidP="00007D2C">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обозначились два направления: «белые» и «красные». Лагерь «белых» состоял из крупной и средней шляхты, а также буржуазии. Они хотели восстановить Речь Посполитую в границах 1772 г. с помощью Франции и Англии. Революционные методы борьбы исключались, право на самоопределение Беларуси, Литвы и Украины не предусматривалось.</w:t>
      </w:r>
    </w:p>
    <w:p w:rsidR="00007D2C" w:rsidRDefault="00007D2C" w:rsidP="00007D2C">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«Красные» объединяли ремесленников, рабочих, интеллигенцию,учащихся, мелкую шляхту и т. д. Ее левое крыло выступало за революционную борьбу, освобождение крестьян и наделение их землей. </w:t>
      </w:r>
    </w:p>
    <w:p w:rsidR="00007D2C" w:rsidRDefault="00007D2C" w:rsidP="00007D2C">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Левых в Беларуси и Литве возглавил К. Калиновский (1838–1864) – Летом 1862 г. вместе с В. Врублевским и Ф. Рожанским он стал издавать агитационную газету «Мужицкая правда». </w:t>
      </w:r>
    </w:p>
    <w:p w:rsidR="00007D2C" w:rsidRDefault="00007D2C" w:rsidP="00007D2C">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10 января 1863 г. в Варшаве было объявлено о начале восстания. ЦНК провозгласил себя временным Национальным правительством и обнародовал манифест о независимости Польши. ЛПК во главе с К. Калиновским поддержал восстание на территории Литвы и Беларуси.</w:t>
      </w:r>
    </w:p>
    <w:p w:rsidR="00007D2C" w:rsidRDefault="00007D2C" w:rsidP="00007D2C">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Весной 1863 г. повстанческие отряды В. Врублевского, З. Сераковского,Ф. Рожанского, А. Трусова и других действовали почти на всей территории Беларуси. В марте 1863 г. ЦНК, опасаясь влияния Калиновского на крестьян, распустил ЛПК. Вместо него был образован Отдел руко-</w:t>
      </w:r>
    </w:p>
    <w:p w:rsidR="00007D2C" w:rsidRDefault="00007D2C" w:rsidP="00007D2C">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водства провинциями Литвы, где большинство составляли сторонники «белых».</w:t>
      </w:r>
    </w:p>
    <w:p w:rsidR="00007D2C" w:rsidRDefault="00007D2C" w:rsidP="00007D2C">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Для борьбы с восставшими была брошена 200-тысячная русская армия, которой повстанцы противостоять не могли. В мае 1863 г. восстание было в основном подавлено. Для того чтобы снизить активность крестьян, царское правительство смягчило условия аграрной реформы.. Тогда Калиновский во второй раз возглавил восстание в Беларуси,однако возобновить его не удалось. К осени 1863 г. повстанцы были рассеяны российскими войсками.</w:t>
      </w:r>
    </w:p>
    <w:p w:rsidR="00007D2C" w:rsidRDefault="00007D2C" w:rsidP="00007D2C">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22 марта 1864 г. Калиновский был повешен в Вильно на Лукишской площади.</w:t>
      </w:r>
    </w:p>
    <w:p w:rsidR="00007D2C" w:rsidRDefault="00007D2C" w:rsidP="00007D2C">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Восстание было подавлено: 128 человек казнены, более 850 сосланы на каторгу, около 12,5 тыс. человек выселены. Усилилась русификация.</w:t>
      </w:r>
    </w:p>
    <w:p w:rsidR="00007D2C" w:rsidRDefault="00007D2C" w:rsidP="00007D2C">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В учебных заведениях русский язык был введен как обязательный. Все административные должности могли занимать только русские. Повсеместно на территории Беларуси располагались российские войска. Но, несмотря на поражение, восстание заставило правительство изменить условия отмены крепостного права в Беларуси и Литве, оказало влияние на революционное движение в России и Европе, способствовало пробуждению национального самосознания. Белорусское движение</w:t>
      </w:r>
    </w:p>
    <w:p w:rsidR="00007D2C" w:rsidRDefault="00007D2C" w:rsidP="00007D2C">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из национально-культурного стало перерастать в национально-политическое.</w:t>
      </w:r>
    </w:p>
    <w:p w:rsidR="00007D2C" w:rsidRDefault="00007D2C" w:rsidP="00007D2C">
      <w:pPr>
        <w:autoSpaceDE w:val="0"/>
        <w:autoSpaceDN w:val="0"/>
        <w:adjustRightInd w:val="0"/>
        <w:rPr>
          <w:color w:val="000000"/>
          <w:sz w:val="27"/>
          <w:szCs w:val="27"/>
          <w:shd w:val="clear" w:color="auto" w:fill="FFFFFF"/>
        </w:rPr>
      </w:pPr>
      <w:r>
        <w:rPr>
          <w:color w:val="000000"/>
          <w:sz w:val="27"/>
          <w:szCs w:val="27"/>
          <w:shd w:val="clear" w:color="auto" w:fill="FFFFFF"/>
        </w:rPr>
        <w:t>торая половина</w:t>
      </w:r>
      <w:r>
        <w:rPr>
          <w:rStyle w:val="apple-converted-space"/>
          <w:color w:val="000000"/>
          <w:sz w:val="27"/>
          <w:szCs w:val="27"/>
          <w:shd w:val="clear" w:color="auto" w:fill="FFFFFF"/>
        </w:rPr>
        <w:t> </w:t>
      </w:r>
      <w:r>
        <w:rPr>
          <w:b/>
          <w:bCs/>
          <w:color w:val="000000"/>
          <w:sz w:val="27"/>
          <w:szCs w:val="27"/>
          <w:shd w:val="clear" w:color="auto" w:fill="FFFFFF"/>
        </w:rPr>
        <w:t>XIX - начало XX в</w:t>
      </w:r>
      <w:r>
        <w:rPr>
          <w:color w:val="000000"/>
          <w:sz w:val="27"/>
          <w:szCs w:val="27"/>
          <w:shd w:val="clear" w:color="auto" w:fill="FFFFFF"/>
        </w:rPr>
        <w:t>.- важный этап дальнейшего</w:t>
      </w:r>
      <w:r>
        <w:rPr>
          <w:rStyle w:val="apple-converted-space"/>
          <w:b/>
          <w:bCs/>
          <w:color w:val="000000"/>
          <w:sz w:val="27"/>
          <w:szCs w:val="27"/>
          <w:shd w:val="clear" w:color="auto" w:fill="FFFFFF"/>
        </w:rPr>
        <w:t> </w:t>
      </w:r>
      <w:r>
        <w:rPr>
          <w:b/>
          <w:bCs/>
          <w:color w:val="000000"/>
          <w:sz w:val="27"/>
          <w:szCs w:val="27"/>
          <w:shd w:val="clear" w:color="auto" w:fill="FFFFFF"/>
        </w:rPr>
        <w:t>развития белорусской национальной культуры</w:t>
      </w:r>
      <w:r>
        <w:rPr>
          <w:color w:val="000000"/>
          <w:sz w:val="27"/>
          <w:szCs w:val="27"/>
          <w:shd w:val="clear" w:color="auto" w:fill="FFFFFF"/>
        </w:rPr>
        <w:t>.</w:t>
      </w:r>
    </w:p>
    <w:p w:rsidR="00007D2C" w:rsidRDefault="00007D2C" w:rsidP="00007D2C">
      <w:pPr>
        <w:autoSpaceDE w:val="0"/>
        <w:autoSpaceDN w:val="0"/>
        <w:adjustRightInd w:val="0"/>
        <w:rPr>
          <w:color w:val="000000"/>
          <w:sz w:val="27"/>
          <w:szCs w:val="27"/>
          <w:shd w:val="clear" w:color="auto" w:fill="FFFFFF"/>
        </w:rPr>
      </w:pPr>
      <w:r>
        <w:rPr>
          <w:color w:val="000000"/>
          <w:sz w:val="27"/>
          <w:szCs w:val="27"/>
          <w:shd w:val="clear" w:color="auto" w:fill="FFFFFF"/>
        </w:rPr>
        <w:t xml:space="preserve"> Пройдя ряд этапов в своей эволюции, этногенез белорусов в XIX - начале XX вв. значи</w:t>
      </w:r>
      <w:r>
        <w:rPr>
          <w:color w:val="000000"/>
          <w:sz w:val="27"/>
          <w:szCs w:val="27"/>
          <w:shd w:val="clear" w:color="auto" w:fill="FFFFFF"/>
        </w:rPr>
        <w:softHyphen/>
        <w:t xml:space="preserve">тельно ускорился и вышел на стадию образования нации. </w:t>
      </w:r>
    </w:p>
    <w:p w:rsidR="00007D2C" w:rsidRDefault="00007D2C" w:rsidP="00007D2C">
      <w:pPr>
        <w:autoSpaceDE w:val="0"/>
        <w:autoSpaceDN w:val="0"/>
        <w:adjustRightInd w:val="0"/>
        <w:rPr>
          <w:color w:val="000000"/>
          <w:sz w:val="27"/>
          <w:szCs w:val="27"/>
          <w:shd w:val="clear" w:color="auto" w:fill="FFFFFF"/>
        </w:rPr>
      </w:pPr>
      <w:r>
        <w:rPr>
          <w:color w:val="000000"/>
          <w:sz w:val="27"/>
          <w:szCs w:val="27"/>
          <w:shd w:val="clear" w:color="auto" w:fill="FFFFFF"/>
        </w:rPr>
        <w:lastRenderedPageBreak/>
        <w:t>Од</w:t>
      </w:r>
      <w:r>
        <w:rPr>
          <w:color w:val="000000"/>
          <w:sz w:val="27"/>
          <w:szCs w:val="27"/>
          <w:shd w:val="clear" w:color="auto" w:fill="FFFFFF"/>
        </w:rPr>
        <w:softHyphen/>
        <w:t>ним из самых существенных признаков нации является общность языка. В XIX - начале XX вв. про</w:t>
      </w:r>
      <w:r>
        <w:rPr>
          <w:color w:val="000000"/>
          <w:sz w:val="27"/>
          <w:szCs w:val="27"/>
          <w:shd w:val="clear" w:color="auto" w:fill="FFFFFF"/>
        </w:rPr>
        <w:softHyphen/>
        <w:t>должалось становление нового белорусского литературного языка.</w:t>
      </w:r>
    </w:p>
    <w:p w:rsidR="00007D2C" w:rsidRDefault="00007D2C" w:rsidP="00007D2C">
      <w:pPr>
        <w:autoSpaceDE w:val="0"/>
        <w:autoSpaceDN w:val="0"/>
        <w:adjustRightInd w:val="0"/>
        <w:rPr>
          <w:color w:val="000000"/>
          <w:sz w:val="27"/>
          <w:szCs w:val="27"/>
          <w:shd w:val="clear" w:color="auto" w:fill="FFFFFF"/>
        </w:rPr>
      </w:pPr>
      <w:r>
        <w:rPr>
          <w:color w:val="000000"/>
          <w:sz w:val="27"/>
          <w:szCs w:val="27"/>
          <w:shd w:val="clear" w:color="auto" w:fill="FFFFFF"/>
        </w:rPr>
        <w:t xml:space="preserve"> Выдающуюся роль в белорусской публицистике сыграли «Мужицкая правда» и «Письмо с виселицы» К. Калиновского (1862-1864 гг.), «Дудка белорусская» Ф.Богушевича (1891 г.). Именно предисловие к сборнику «Дудка белорусская» и другие про</w:t>
      </w:r>
      <w:r>
        <w:rPr>
          <w:color w:val="000000"/>
          <w:sz w:val="27"/>
          <w:szCs w:val="27"/>
          <w:shd w:val="clear" w:color="auto" w:fill="FFFFFF"/>
        </w:rPr>
        <w:softHyphen/>
        <w:t>изведения Ф. Богушевича стали основой разработки белорусского на</w:t>
      </w:r>
      <w:r>
        <w:rPr>
          <w:color w:val="000000"/>
          <w:sz w:val="27"/>
          <w:szCs w:val="27"/>
          <w:shd w:val="clear" w:color="auto" w:fill="FFFFFF"/>
        </w:rPr>
        <w:softHyphen/>
        <w:t>ционально-освободительного движения.</w:t>
      </w:r>
    </w:p>
    <w:p w:rsidR="00007D2C" w:rsidRDefault="00007D2C" w:rsidP="00007D2C">
      <w:pPr>
        <w:autoSpaceDE w:val="0"/>
        <w:autoSpaceDN w:val="0"/>
        <w:adjustRightInd w:val="0"/>
        <w:rPr>
          <w:b/>
          <w:lang w:val="be-BY"/>
        </w:rPr>
      </w:pPr>
      <w:r>
        <w:rPr>
          <w:color w:val="000000"/>
          <w:sz w:val="27"/>
          <w:szCs w:val="27"/>
          <w:shd w:val="clear" w:color="auto" w:fill="FFFFFF"/>
        </w:rPr>
        <w:t xml:space="preserve">   Со второй половины XIX в. активно велись научные исследования истории языка, культуры и быта белорусского народа. Большое значение для пробуждения национального само</w:t>
      </w:r>
      <w:r>
        <w:rPr>
          <w:color w:val="000000"/>
          <w:sz w:val="27"/>
          <w:szCs w:val="27"/>
          <w:shd w:val="clear" w:color="auto" w:fill="FFFFFF"/>
        </w:rPr>
        <w:softHyphen/>
        <w:t>сознания имели труды «Белорусы» Я.Карского, «Словарь белорус</w:t>
      </w:r>
      <w:r>
        <w:rPr>
          <w:color w:val="000000"/>
          <w:sz w:val="27"/>
          <w:szCs w:val="27"/>
          <w:shd w:val="clear" w:color="auto" w:fill="FFFFFF"/>
        </w:rPr>
        <w:softHyphen/>
        <w:t>ского языка» И.Носовича, «Белорусский сборник» Е.Романова и др.</w:t>
      </w:r>
      <w:r>
        <w:rPr>
          <w:color w:val="000000"/>
          <w:sz w:val="27"/>
          <w:szCs w:val="27"/>
        </w:rPr>
        <w:br/>
      </w:r>
      <w:r>
        <w:rPr>
          <w:color w:val="000000"/>
          <w:sz w:val="27"/>
          <w:szCs w:val="27"/>
        </w:rPr>
        <w:br/>
      </w:r>
      <w:r>
        <w:rPr>
          <w:color w:val="000000"/>
          <w:sz w:val="27"/>
          <w:szCs w:val="27"/>
          <w:shd w:val="clear" w:color="auto" w:fill="FFFFFF"/>
        </w:rPr>
        <w:t xml:space="preserve"> Истоки белорусского национального профессионального театра связаны с деятельностью В. Дунина-Марцинкевича. Заслуживает самой высокой оценки и то обстоятельство, что зарождавшаяся белорусская интеллигенция и разные любитель</w:t>
      </w:r>
      <w:r>
        <w:rPr>
          <w:color w:val="000000"/>
          <w:sz w:val="27"/>
          <w:szCs w:val="27"/>
          <w:shd w:val="clear" w:color="auto" w:fill="FFFFFF"/>
        </w:rPr>
        <w:softHyphen/>
        <w:t>ские кружки («гурты»), создавая и пропагандируя свое, с огромным почтением ставились к лучшим достижениям других народов во всех областях культуры и искусства.</w:t>
      </w:r>
      <w:r>
        <w:rPr>
          <w:color w:val="000000"/>
          <w:sz w:val="27"/>
          <w:szCs w:val="27"/>
        </w:rPr>
        <w:br/>
      </w:r>
      <w:r w:rsidR="00731773" w:rsidRPr="00E95352">
        <w:rPr>
          <w:b/>
          <w:lang w:val="be-BY"/>
        </w:rPr>
        <w:t>32. Развіццё капіталізму ў Заходняй Еўропе і Беларусі ў другой палове ХІХ – пачатку ХХ ст.</w:t>
      </w:r>
    </w:p>
    <w:p w:rsidR="00D54B9C" w:rsidRDefault="00D54B9C" w:rsidP="00007D2C">
      <w:pPr>
        <w:autoSpaceDE w:val="0"/>
        <w:autoSpaceDN w:val="0"/>
        <w:adjustRightInd w:val="0"/>
        <w:rPr>
          <w:rStyle w:val="apple-converted-space"/>
          <w:rFonts w:asciiTheme="minorHAnsi" w:hAnsiTheme="minorHAnsi"/>
          <w:color w:val="333333"/>
          <w:sz w:val="19"/>
          <w:szCs w:val="19"/>
          <w:shd w:val="clear" w:color="auto" w:fill="FFFFFF"/>
        </w:rPr>
      </w:pPr>
      <w:r>
        <w:rPr>
          <w:rFonts w:ascii="Arial" w:hAnsi="Arial" w:cs="Arial"/>
          <w:color w:val="333333"/>
          <w:sz w:val="19"/>
          <w:szCs w:val="19"/>
          <w:shd w:val="clear" w:color="auto" w:fill="FFFFFF"/>
        </w:rPr>
        <w:t>В</w:t>
      </w:r>
      <w:r>
        <w:rPr>
          <w:rFonts w:ascii="Helvetica" w:hAnsi="Helvetica" w:cs="Helvetica"/>
          <w:color w:val="333333"/>
          <w:sz w:val="19"/>
          <w:szCs w:val="19"/>
          <w:shd w:val="clear" w:color="auto" w:fill="FFFFFF"/>
        </w:rPr>
        <w:t xml:space="preserve"> XIX </w:t>
      </w:r>
      <w:r>
        <w:rPr>
          <w:rFonts w:ascii="Arial" w:hAnsi="Arial" w:cs="Arial"/>
          <w:color w:val="333333"/>
          <w:sz w:val="19"/>
          <w:szCs w:val="19"/>
          <w:shd w:val="clear" w:color="auto" w:fill="FFFFFF"/>
        </w:rPr>
        <w:t>в</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европейская</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экономика</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сделала</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громадный</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шаг</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вперед</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За</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столетие</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были</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созданы</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более</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мощные</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производительные</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силы</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чем</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за</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всю</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предшествующую</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историю</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Капитализм</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одержал</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полную</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победу</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в</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промышленности</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и</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сельском</w:t>
      </w:r>
      <w:r>
        <w:rPr>
          <w:rFonts w:ascii="Helvetica" w:hAnsi="Helvetica" w:cs="Helvetica"/>
          <w:color w:val="333333"/>
          <w:sz w:val="19"/>
          <w:szCs w:val="19"/>
          <w:shd w:val="clear" w:color="auto" w:fill="FFFFFF"/>
        </w:rPr>
        <w:t xml:space="preserve"> </w:t>
      </w:r>
      <w:r>
        <w:rPr>
          <w:rFonts w:ascii="Arial" w:hAnsi="Arial" w:cs="Arial"/>
          <w:color w:val="333333"/>
          <w:sz w:val="19"/>
          <w:szCs w:val="19"/>
          <w:shd w:val="clear" w:color="auto" w:fill="FFFFFF"/>
        </w:rPr>
        <w:t>хозяйстве</w:t>
      </w:r>
      <w:r>
        <w:rPr>
          <w:rFonts w:ascii="Helvetica" w:hAnsi="Helvetica" w:cs="Helvetica"/>
          <w:color w:val="333333"/>
          <w:sz w:val="19"/>
          <w:szCs w:val="19"/>
          <w:shd w:val="clear" w:color="auto" w:fill="FFFFFF"/>
        </w:rPr>
        <w:t>.</w:t>
      </w:r>
      <w:r>
        <w:rPr>
          <w:rStyle w:val="apple-converted-space"/>
          <w:rFonts w:ascii="Helvetica" w:hAnsi="Helvetica"/>
          <w:color w:val="333333"/>
          <w:sz w:val="19"/>
          <w:szCs w:val="19"/>
          <w:shd w:val="clear" w:color="auto" w:fill="FFFFFF"/>
        </w:rPr>
        <w:t> </w:t>
      </w:r>
    </w:p>
    <w:p w:rsidR="00D54B9C" w:rsidRDefault="00D54B9C" w:rsidP="00007D2C">
      <w:pPr>
        <w:autoSpaceDE w:val="0"/>
        <w:autoSpaceDN w:val="0"/>
        <w:adjustRightInd w:val="0"/>
        <w:rPr>
          <w:rStyle w:val="a3"/>
          <w:rFonts w:asciiTheme="minorHAnsi" w:hAnsiTheme="minorHAnsi"/>
          <w:color w:val="333333"/>
          <w:sz w:val="19"/>
          <w:szCs w:val="19"/>
          <w:shd w:val="clear" w:color="auto" w:fill="FFFFFF"/>
        </w:rPr>
      </w:pPr>
      <w:r>
        <w:rPr>
          <w:rStyle w:val="a3"/>
          <w:rFonts w:ascii="Arial" w:hAnsi="Arial" w:cs="Arial"/>
          <w:color w:val="333333"/>
          <w:sz w:val="19"/>
          <w:szCs w:val="19"/>
          <w:shd w:val="clear" w:color="auto" w:fill="FFFFFF"/>
        </w:rPr>
        <w:t>Революцию</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в</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промышленности</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совершили</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главным</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образом</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паровой</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двигатель</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и</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фабрика</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а</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преобладание</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машинного</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производства</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над</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ручным</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и</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производство</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машин</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машинами</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означало</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ее</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победу</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В</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Англии</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она</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завершилась</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в</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середине</w:t>
      </w:r>
      <w:r>
        <w:rPr>
          <w:rStyle w:val="a3"/>
          <w:rFonts w:ascii="Helvetica" w:hAnsi="Helvetica" w:cs="Helvetica"/>
          <w:color w:val="333333"/>
          <w:sz w:val="19"/>
          <w:szCs w:val="19"/>
          <w:shd w:val="clear" w:color="auto" w:fill="FFFFFF"/>
        </w:rPr>
        <w:t xml:space="preserve"> XIX </w:t>
      </w:r>
      <w:r>
        <w:rPr>
          <w:rStyle w:val="a3"/>
          <w:rFonts w:ascii="Arial" w:hAnsi="Arial" w:cs="Arial"/>
          <w:color w:val="333333"/>
          <w:sz w:val="19"/>
          <w:szCs w:val="19"/>
          <w:shd w:val="clear" w:color="auto" w:fill="FFFFFF"/>
        </w:rPr>
        <w:t>в</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во</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Франции</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в</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Германии</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Австрии</w:t>
      </w:r>
      <w:r>
        <w:rPr>
          <w:rStyle w:val="a3"/>
          <w:rFonts w:ascii="Helvetica" w:hAnsi="Helvetica" w:cs="Helvetica"/>
          <w:color w:val="333333"/>
          <w:sz w:val="19"/>
          <w:szCs w:val="19"/>
          <w:shd w:val="clear" w:color="auto" w:fill="FFFFFF"/>
        </w:rPr>
        <w:t xml:space="preserve"> </w:t>
      </w:r>
      <w:r>
        <w:rPr>
          <w:rStyle w:val="a3"/>
          <w:rFonts w:ascii="Helvetica" w:hAnsi="Helvetica"/>
          <w:color w:val="333333"/>
          <w:sz w:val="19"/>
          <w:szCs w:val="19"/>
          <w:shd w:val="clear" w:color="auto" w:fill="FFFFFF"/>
        </w:rPr>
        <w:t xml:space="preserve">— </w:t>
      </w:r>
      <w:r>
        <w:rPr>
          <w:rStyle w:val="a3"/>
          <w:rFonts w:ascii="Arial" w:hAnsi="Arial" w:cs="Arial"/>
          <w:color w:val="333333"/>
          <w:sz w:val="19"/>
          <w:szCs w:val="19"/>
          <w:shd w:val="clear" w:color="auto" w:fill="FFFFFF"/>
        </w:rPr>
        <w:t>на</w:t>
      </w:r>
      <w:r>
        <w:rPr>
          <w:rStyle w:val="a3"/>
          <w:rFonts w:ascii="Helvetica" w:hAnsi="Helvetica" w:cs="Helvetica"/>
          <w:color w:val="333333"/>
          <w:sz w:val="19"/>
          <w:szCs w:val="19"/>
          <w:shd w:val="clear" w:color="auto" w:fill="FFFFFF"/>
        </w:rPr>
        <w:t xml:space="preserve"> 20—30 </w:t>
      </w:r>
      <w:r>
        <w:rPr>
          <w:rStyle w:val="a3"/>
          <w:rFonts w:ascii="Arial" w:hAnsi="Arial" w:cs="Arial"/>
          <w:color w:val="333333"/>
          <w:sz w:val="19"/>
          <w:szCs w:val="19"/>
          <w:shd w:val="clear" w:color="auto" w:fill="FFFFFF"/>
        </w:rPr>
        <w:t>лет</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позже</w:t>
      </w:r>
      <w:r>
        <w:rPr>
          <w:rStyle w:val="a3"/>
          <w:rFonts w:ascii="Helvetica" w:hAnsi="Helvetica"/>
          <w:color w:val="333333"/>
          <w:sz w:val="19"/>
          <w:szCs w:val="19"/>
          <w:shd w:val="clear" w:color="auto" w:fill="FFFFFF"/>
        </w:rPr>
        <w:t>.</w:t>
      </w:r>
    </w:p>
    <w:p w:rsidR="00D54B9C" w:rsidRPr="00386ABD" w:rsidRDefault="00D54B9C" w:rsidP="00007D2C">
      <w:pPr>
        <w:autoSpaceDE w:val="0"/>
        <w:autoSpaceDN w:val="0"/>
        <w:adjustRightInd w:val="0"/>
        <w:rPr>
          <w:rFonts w:asciiTheme="minorHAnsi" w:hAnsiTheme="minorHAnsi" w:cs="MinionPro-Regular"/>
          <w:sz w:val="21"/>
          <w:szCs w:val="21"/>
        </w:rPr>
      </w:pPr>
      <w:r>
        <w:rPr>
          <w:rStyle w:val="a3"/>
          <w:rFonts w:ascii="Arial" w:hAnsi="Arial" w:cs="Arial"/>
          <w:color w:val="333333"/>
          <w:sz w:val="19"/>
          <w:szCs w:val="19"/>
          <w:shd w:val="clear" w:color="auto" w:fill="FFFFFF"/>
        </w:rPr>
        <w:t>Если</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техническая</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сторона</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промышленной</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революции</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заключалась</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в</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переходе</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от</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ручного</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мануфактурного</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производства</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к</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фабричному</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то</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ее</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социальную</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сущность</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составляло</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формирование</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двух</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новых</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общественных</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классов</w:t>
      </w:r>
      <w:r>
        <w:rPr>
          <w:rStyle w:val="a3"/>
          <w:rFonts w:ascii="Helvetica" w:hAnsi="Helvetica" w:cs="Helvetica"/>
          <w:color w:val="333333"/>
          <w:sz w:val="19"/>
          <w:szCs w:val="19"/>
          <w:shd w:val="clear" w:color="auto" w:fill="FFFFFF"/>
        </w:rPr>
        <w:t xml:space="preserve"> — </w:t>
      </w:r>
      <w:r>
        <w:rPr>
          <w:rStyle w:val="a3"/>
          <w:rFonts w:ascii="Arial" w:hAnsi="Arial" w:cs="Arial"/>
          <w:color w:val="333333"/>
          <w:sz w:val="19"/>
          <w:szCs w:val="19"/>
          <w:shd w:val="clear" w:color="auto" w:fill="FFFFFF"/>
        </w:rPr>
        <w:t>промышленной</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буржуазии</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и</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наемных</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рабочих</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или</w:t>
      </w:r>
      <w:r>
        <w:rPr>
          <w:rStyle w:val="a3"/>
          <w:rFonts w:ascii="Helvetica" w:hAnsi="Helvetica" w:cs="Helvetica"/>
          <w:color w:val="333333"/>
          <w:sz w:val="19"/>
          <w:szCs w:val="19"/>
          <w:shd w:val="clear" w:color="auto" w:fill="FFFFFF"/>
        </w:rPr>
        <w:t xml:space="preserve"> </w:t>
      </w:r>
      <w:r>
        <w:rPr>
          <w:rStyle w:val="a3"/>
          <w:rFonts w:ascii="Arial" w:hAnsi="Arial" w:cs="Arial"/>
          <w:color w:val="333333"/>
          <w:sz w:val="19"/>
          <w:szCs w:val="19"/>
          <w:shd w:val="clear" w:color="auto" w:fill="FFFFFF"/>
        </w:rPr>
        <w:t>пролетариата</w:t>
      </w:r>
      <w:r>
        <w:rPr>
          <w:rStyle w:val="a3"/>
          <w:rFonts w:ascii="Helvetica" w:hAnsi="Helvetica"/>
          <w:color w:val="333333"/>
          <w:sz w:val="19"/>
          <w:szCs w:val="19"/>
          <w:shd w:val="clear" w:color="auto" w:fill="FFFFFF"/>
        </w:rPr>
        <w:t>.</w:t>
      </w:r>
      <w:r>
        <w:rPr>
          <w:rStyle w:val="apple-converted-space"/>
          <w:rFonts w:ascii="Helvetica" w:hAnsi="Helvetica"/>
          <w:color w:val="333333"/>
          <w:sz w:val="19"/>
          <w:szCs w:val="19"/>
          <w:shd w:val="clear" w:color="auto" w:fill="FFFFFF"/>
        </w:rPr>
        <w:t> </w:t>
      </w:r>
      <w:r w:rsidR="00386ABD">
        <w:rPr>
          <w:rStyle w:val="apple-converted-space"/>
          <w:rFonts w:asciiTheme="minorHAnsi" w:hAnsiTheme="minorHAnsi"/>
          <w:color w:val="333333"/>
          <w:sz w:val="19"/>
          <w:szCs w:val="19"/>
          <w:shd w:val="clear" w:color="auto" w:fill="FFFFFF"/>
        </w:rPr>
        <w:t xml:space="preserve"> Теперь рассмотрим технический прогресс.</w:t>
      </w:r>
    </w:p>
    <w:p w:rsidR="00F800A4" w:rsidRDefault="00F800A4">
      <w:pPr>
        <w:rPr>
          <w:rStyle w:val="apple-converted-space"/>
          <w:color w:val="000000"/>
          <w:sz w:val="27"/>
          <w:szCs w:val="27"/>
          <w:shd w:val="clear" w:color="auto" w:fill="FFFFFF"/>
        </w:rPr>
      </w:pPr>
      <w:r>
        <w:rPr>
          <w:color w:val="000000"/>
          <w:sz w:val="27"/>
          <w:szCs w:val="27"/>
          <w:shd w:val="clear" w:color="auto" w:fill="FFFFFF"/>
        </w:rPr>
        <w:t xml:space="preserve">          Пром. револ. и технологический переворот привели к образованию</w:t>
      </w:r>
      <w:r>
        <w:rPr>
          <w:rStyle w:val="apple-converted-space"/>
          <w:color w:val="000000"/>
          <w:sz w:val="27"/>
          <w:szCs w:val="27"/>
          <w:shd w:val="clear" w:color="auto" w:fill="FFFFFF"/>
        </w:rPr>
        <w:t> </w:t>
      </w:r>
      <w:r>
        <w:rPr>
          <w:i/>
          <w:iCs/>
          <w:color w:val="000000"/>
          <w:sz w:val="27"/>
          <w:szCs w:val="27"/>
          <w:shd w:val="clear" w:color="auto" w:fill="FFFFFF"/>
        </w:rPr>
        <w:t>ма</w:t>
      </w:r>
      <w:r>
        <w:rPr>
          <w:i/>
          <w:iCs/>
          <w:color w:val="000000"/>
          <w:sz w:val="27"/>
          <w:szCs w:val="27"/>
          <w:shd w:val="clear" w:color="auto" w:fill="FFFFFF"/>
        </w:rPr>
        <w:softHyphen/>
        <w:t>шиностроения.</w:t>
      </w:r>
      <w:r>
        <w:rPr>
          <w:rStyle w:val="apple-converted-space"/>
          <w:i/>
          <w:iCs/>
          <w:color w:val="000000"/>
          <w:sz w:val="27"/>
          <w:szCs w:val="27"/>
          <w:shd w:val="clear" w:color="auto" w:fill="FFFFFF"/>
        </w:rPr>
        <w:t> </w:t>
      </w:r>
      <w:r>
        <w:rPr>
          <w:color w:val="000000"/>
          <w:sz w:val="27"/>
          <w:szCs w:val="27"/>
          <w:shd w:val="clear" w:color="auto" w:fill="FFFFFF"/>
        </w:rPr>
        <w:t>Производство паро</w:t>
      </w:r>
      <w:r>
        <w:rPr>
          <w:color w:val="000000"/>
          <w:sz w:val="27"/>
          <w:szCs w:val="27"/>
          <w:shd w:val="clear" w:color="auto" w:fill="FFFFFF"/>
        </w:rPr>
        <w:softHyphen/>
        <w:t>вых двигателей, паровозостроение, сельхозмашино</w:t>
      </w:r>
      <w:r>
        <w:rPr>
          <w:color w:val="000000"/>
          <w:sz w:val="27"/>
          <w:szCs w:val="27"/>
          <w:shd w:val="clear" w:color="auto" w:fill="FFFFFF"/>
        </w:rPr>
        <w:softHyphen/>
        <w:t>строение, станкостроение и на рубеже XIX-XX вв. - автомобиле</w:t>
      </w:r>
      <w:r>
        <w:rPr>
          <w:color w:val="000000"/>
          <w:sz w:val="27"/>
          <w:szCs w:val="27"/>
          <w:shd w:val="clear" w:color="auto" w:fill="FFFFFF"/>
        </w:rPr>
        <w:softHyphen/>
        <w:t>строение и самолетостроение. Началась механизация в земледелии. Как результат  повысилась продуктивность сельскохозяйственного производства и степень урбанизации индустриаль</w:t>
      </w:r>
      <w:r>
        <w:rPr>
          <w:color w:val="000000"/>
          <w:sz w:val="27"/>
          <w:szCs w:val="27"/>
          <w:shd w:val="clear" w:color="auto" w:fill="FFFFFF"/>
        </w:rPr>
        <w:softHyphen/>
        <w:t>ного общества.</w:t>
      </w:r>
      <w:r>
        <w:rPr>
          <w:rStyle w:val="apple-converted-space"/>
          <w:color w:val="000000"/>
          <w:sz w:val="27"/>
          <w:szCs w:val="27"/>
          <w:shd w:val="clear" w:color="auto" w:fill="FFFFFF"/>
        </w:rPr>
        <w:t> </w:t>
      </w:r>
    </w:p>
    <w:p w:rsidR="008348F5" w:rsidRDefault="00F800A4">
      <w:pPr>
        <w:rPr>
          <w:color w:val="000000"/>
          <w:sz w:val="27"/>
          <w:szCs w:val="27"/>
          <w:shd w:val="clear" w:color="auto" w:fill="FFFFFF"/>
        </w:rPr>
      </w:pPr>
      <w:r>
        <w:rPr>
          <w:i/>
          <w:iCs/>
          <w:color w:val="000000"/>
          <w:sz w:val="27"/>
          <w:szCs w:val="27"/>
          <w:shd w:val="clear" w:color="auto" w:fill="FFFFFF"/>
        </w:rPr>
        <w:lastRenderedPageBreak/>
        <w:t>военно-техническая революция.</w:t>
      </w:r>
      <w:r>
        <w:rPr>
          <w:rStyle w:val="apple-converted-space"/>
          <w:i/>
          <w:iCs/>
          <w:color w:val="000000"/>
          <w:sz w:val="27"/>
          <w:szCs w:val="27"/>
          <w:shd w:val="clear" w:color="auto" w:fill="FFFFFF"/>
        </w:rPr>
        <w:t> </w:t>
      </w:r>
      <w:r>
        <w:rPr>
          <w:color w:val="000000"/>
          <w:sz w:val="27"/>
          <w:szCs w:val="27"/>
          <w:shd w:val="clear" w:color="auto" w:fill="FFFFFF"/>
        </w:rPr>
        <w:t>В 1885 г. В США изобретен (Хайрем Максим) первый станковый пулемет. В Европе и Америке шло создание новых видов вооружения, взрыв</w:t>
      </w:r>
      <w:r>
        <w:rPr>
          <w:color w:val="000000"/>
          <w:sz w:val="27"/>
          <w:szCs w:val="27"/>
          <w:shd w:val="clear" w:color="auto" w:fill="FFFFFF"/>
        </w:rPr>
        <w:softHyphen/>
        <w:t>чатых веществ. Появление в военной авиации мощного военно-морского флота,  целях средств радиосвязи — все это способствовало усилению гонки вооружений . В этих условиях возникают и превращаются в ос</w:t>
      </w:r>
      <w:r>
        <w:rPr>
          <w:color w:val="000000"/>
          <w:sz w:val="27"/>
          <w:szCs w:val="27"/>
          <w:shd w:val="clear" w:color="auto" w:fill="FFFFFF"/>
        </w:rPr>
        <w:softHyphen/>
        <w:t>новную форму организации капитала</w:t>
      </w:r>
      <w:r w:rsidR="00731773">
        <w:rPr>
          <w:color w:val="000000"/>
          <w:sz w:val="27"/>
          <w:szCs w:val="27"/>
          <w:shd w:val="clear" w:color="auto" w:fill="FFFFFF"/>
        </w:rPr>
        <w:t xml:space="preserve">  </w:t>
      </w:r>
      <w:r>
        <w:rPr>
          <w:i/>
          <w:iCs/>
          <w:color w:val="000000"/>
          <w:sz w:val="27"/>
          <w:szCs w:val="27"/>
          <w:shd w:val="clear" w:color="auto" w:fill="FFFFFF"/>
        </w:rPr>
        <w:t>акционерные компании.</w:t>
      </w:r>
      <w:r>
        <w:rPr>
          <w:rStyle w:val="apple-converted-space"/>
          <w:i/>
          <w:iCs/>
          <w:color w:val="000000"/>
          <w:sz w:val="27"/>
          <w:szCs w:val="27"/>
          <w:shd w:val="clear" w:color="auto" w:fill="FFFFFF"/>
        </w:rPr>
        <w:t> </w:t>
      </w:r>
      <w:r>
        <w:rPr>
          <w:color w:val="000000"/>
          <w:sz w:val="27"/>
          <w:szCs w:val="27"/>
          <w:shd w:val="clear" w:color="auto" w:fill="FFFFFF"/>
        </w:rPr>
        <w:t>От</w:t>
      </w:r>
      <w:r>
        <w:rPr>
          <w:color w:val="000000"/>
          <w:sz w:val="27"/>
          <w:szCs w:val="27"/>
          <w:shd w:val="clear" w:color="auto" w:fill="FFFFFF"/>
        </w:rPr>
        <w:softHyphen/>
        <w:t>дельные предприятия объединяются в промышленные</w:t>
      </w:r>
      <w:r>
        <w:rPr>
          <w:rStyle w:val="apple-converted-space"/>
          <w:color w:val="000000"/>
          <w:sz w:val="27"/>
          <w:szCs w:val="27"/>
          <w:shd w:val="clear" w:color="auto" w:fill="FFFFFF"/>
        </w:rPr>
        <w:t> </w:t>
      </w:r>
      <w:r>
        <w:rPr>
          <w:i/>
          <w:iCs/>
          <w:color w:val="000000"/>
          <w:sz w:val="27"/>
          <w:szCs w:val="27"/>
          <w:shd w:val="clear" w:color="auto" w:fill="FFFFFF"/>
        </w:rPr>
        <w:t>группировки монополистического типа:</w:t>
      </w:r>
      <w:r>
        <w:rPr>
          <w:rStyle w:val="apple-converted-space"/>
          <w:i/>
          <w:iCs/>
          <w:color w:val="000000"/>
          <w:sz w:val="27"/>
          <w:szCs w:val="27"/>
          <w:shd w:val="clear" w:color="auto" w:fill="FFFFFF"/>
        </w:rPr>
        <w:t> </w:t>
      </w:r>
      <w:r>
        <w:rPr>
          <w:color w:val="000000"/>
          <w:sz w:val="27"/>
          <w:szCs w:val="27"/>
          <w:shd w:val="clear" w:color="auto" w:fill="FFFFFF"/>
        </w:rPr>
        <w:t>картели, синдикаты, концерны, тресты. Складываются первые</w:t>
      </w:r>
      <w:r>
        <w:rPr>
          <w:rStyle w:val="apple-converted-space"/>
          <w:color w:val="000000"/>
          <w:sz w:val="27"/>
          <w:szCs w:val="27"/>
          <w:shd w:val="clear" w:color="auto" w:fill="FFFFFF"/>
        </w:rPr>
        <w:t> </w:t>
      </w:r>
      <w:r>
        <w:rPr>
          <w:i/>
          <w:iCs/>
          <w:color w:val="000000"/>
          <w:sz w:val="27"/>
          <w:szCs w:val="27"/>
          <w:shd w:val="clear" w:color="auto" w:fill="FFFFFF"/>
        </w:rPr>
        <w:t>межнациональные и транснациональные корпорации</w:t>
      </w:r>
      <w:r>
        <w:rPr>
          <w:rStyle w:val="apple-converted-space"/>
          <w:i/>
          <w:iCs/>
          <w:color w:val="000000"/>
          <w:sz w:val="27"/>
          <w:szCs w:val="27"/>
          <w:shd w:val="clear" w:color="auto" w:fill="FFFFFF"/>
        </w:rPr>
        <w:t> </w:t>
      </w:r>
      <w:r>
        <w:rPr>
          <w:color w:val="000000"/>
          <w:sz w:val="27"/>
          <w:szCs w:val="27"/>
          <w:shd w:val="clear" w:color="auto" w:fill="FFFFFF"/>
        </w:rPr>
        <w:t>(МНК и ТНК), которые разворачи</w:t>
      </w:r>
      <w:r>
        <w:rPr>
          <w:color w:val="000000"/>
          <w:sz w:val="27"/>
          <w:szCs w:val="27"/>
          <w:shd w:val="clear" w:color="auto" w:fill="FFFFFF"/>
        </w:rPr>
        <w:softHyphen/>
        <w:t>вали борьбу за экономический раздел мира. Произошедшие переме</w:t>
      </w:r>
      <w:r>
        <w:rPr>
          <w:color w:val="000000"/>
          <w:sz w:val="27"/>
          <w:szCs w:val="27"/>
          <w:shd w:val="clear" w:color="auto" w:fill="FFFFFF"/>
        </w:rPr>
        <w:softHyphen/>
        <w:t>ны в экономике ведущих стран к началу XX в. были оценены как но</w:t>
      </w:r>
      <w:r>
        <w:rPr>
          <w:color w:val="000000"/>
          <w:sz w:val="27"/>
          <w:szCs w:val="27"/>
          <w:shd w:val="clear" w:color="auto" w:fill="FFFFFF"/>
        </w:rPr>
        <w:softHyphen/>
        <w:t xml:space="preserve">вая стадия в развитии капитализма - империализм. </w:t>
      </w:r>
      <w:r w:rsidRPr="00386ABD">
        <w:rPr>
          <w:color w:val="000000"/>
          <w:sz w:val="27"/>
          <w:szCs w:val="27"/>
          <w:highlight w:val="yellow"/>
          <w:shd w:val="clear" w:color="auto" w:fill="FFFFFF"/>
        </w:rPr>
        <w:t>Таким образом, в Европе и Северной Америке XIX в. - это век окончательного установления западного типа цивилизации как тех</w:t>
      </w:r>
      <w:r w:rsidRPr="00386ABD">
        <w:rPr>
          <w:color w:val="000000"/>
          <w:sz w:val="27"/>
          <w:szCs w:val="27"/>
          <w:highlight w:val="yellow"/>
          <w:shd w:val="clear" w:color="auto" w:fill="FFFFFF"/>
        </w:rPr>
        <w:softHyphen/>
        <w:t>нологической цивилизации, основанной на ускоряющемся прогрессе науки и технологии. На основе техногенной цивилизации в XIX в. формируются индустриальные, а в XX-XXI вв. - постиндустриальные общества.</w:t>
      </w:r>
      <w:r w:rsidR="00386ABD">
        <w:rPr>
          <w:color w:val="000000"/>
          <w:sz w:val="27"/>
          <w:szCs w:val="27"/>
          <w:shd w:val="clear" w:color="auto" w:fill="FFFFFF"/>
        </w:rPr>
        <w:t xml:space="preserve"> Для 25 вопроса.</w:t>
      </w:r>
    </w:p>
    <w:p w:rsidR="00D54B9C" w:rsidRDefault="00731773" w:rsidP="004D6038">
      <w:pPr>
        <w:pStyle w:val="Default"/>
      </w:pPr>
      <w:r>
        <w:t xml:space="preserve">       </w:t>
      </w:r>
      <w:r w:rsidRPr="002841BE">
        <w:rPr>
          <w:sz w:val="28"/>
          <w:szCs w:val="28"/>
        </w:rPr>
        <w:t xml:space="preserve">Процесс развития капиталистических отношений в сельском хозяйстве Белоруссии, особенно в помещичьих </w:t>
      </w:r>
      <w:r w:rsidR="00D54B9C">
        <w:t>имениях, ускорился в 80-е год из-за криз</w:t>
      </w:r>
      <w:r w:rsidRPr="002841BE">
        <w:rPr>
          <w:sz w:val="28"/>
          <w:szCs w:val="28"/>
        </w:rPr>
        <w:t>ис</w:t>
      </w:r>
      <w:r w:rsidR="00D54B9C">
        <w:t>а</w:t>
      </w:r>
      <w:r w:rsidRPr="002841BE">
        <w:rPr>
          <w:sz w:val="28"/>
          <w:szCs w:val="28"/>
        </w:rPr>
        <w:t xml:space="preserve"> 80 — 90-х годов</w:t>
      </w:r>
      <w:r w:rsidR="00D54B9C">
        <w:t>, которой произошёл по причине</w:t>
      </w:r>
      <w:r w:rsidR="00D54B9C" w:rsidRPr="002841BE">
        <w:rPr>
          <w:sz w:val="28"/>
          <w:szCs w:val="28"/>
        </w:rPr>
        <w:t xml:space="preserve"> ввоз</w:t>
      </w:r>
      <w:r w:rsidR="00D54B9C">
        <w:t>а</w:t>
      </w:r>
      <w:r w:rsidR="00D54B9C" w:rsidRPr="002841BE">
        <w:rPr>
          <w:sz w:val="28"/>
          <w:szCs w:val="28"/>
        </w:rPr>
        <w:t xml:space="preserve"> в Европу дешевого зерна из США, Канады, Аргентины и Австралии. В результате резко упали цены на зерно на рынках европейских стран и в России. В Бел</w:t>
      </w:r>
      <w:r w:rsidR="00D54B9C">
        <w:rPr>
          <w:sz w:val="28"/>
          <w:szCs w:val="28"/>
        </w:rPr>
        <w:t>а</w:t>
      </w:r>
      <w:r w:rsidR="00D54B9C" w:rsidRPr="002841BE">
        <w:rPr>
          <w:sz w:val="28"/>
          <w:szCs w:val="28"/>
        </w:rPr>
        <w:t>руси в начале 80-х годов они снизились более чем в 2 раза, и хлебная торговля начала терпеть большие убытки. Это вынудило белорусских помещиков переходить на производство таких продуктов, которые в условиях рынка могли обеспечить высокую норму прибыли. Такой отраслью сельскохозяйственного производств</w:t>
      </w:r>
      <w:r w:rsidR="004D6038">
        <w:t xml:space="preserve">а стало молочное животноводство, в 80-90г.г.  </w:t>
      </w:r>
      <w:r w:rsidR="004D6038" w:rsidRPr="002841BE">
        <w:rPr>
          <w:sz w:val="28"/>
          <w:szCs w:val="28"/>
        </w:rPr>
        <w:t xml:space="preserve"> товарное производство начало приобретать и свиноводство. </w:t>
      </w:r>
      <w:r w:rsidR="004D6038">
        <w:rPr>
          <w:sz w:val="28"/>
          <w:szCs w:val="28"/>
        </w:rPr>
        <w:t xml:space="preserve">Другие специализации – льноводство, производство конопли. </w:t>
      </w:r>
    </w:p>
    <w:p w:rsidR="00D54B9C" w:rsidRPr="002841BE" w:rsidRDefault="004D6038" w:rsidP="00D54B9C">
      <w:pPr>
        <w:pStyle w:val="Default"/>
        <w:rPr>
          <w:sz w:val="28"/>
          <w:szCs w:val="28"/>
        </w:rPr>
      </w:pPr>
      <w:r>
        <w:rPr>
          <w:sz w:val="28"/>
          <w:szCs w:val="28"/>
        </w:rPr>
        <w:t xml:space="preserve">      </w:t>
      </w:r>
      <w:r w:rsidR="00D54B9C" w:rsidRPr="002841BE">
        <w:rPr>
          <w:sz w:val="28"/>
          <w:szCs w:val="28"/>
        </w:rPr>
        <w:t>Другим</w:t>
      </w:r>
      <w:r w:rsidR="00386ABD">
        <w:rPr>
          <w:sz w:val="28"/>
          <w:szCs w:val="28"/>
        </w:rPr>
        <w:t xml:space="preserve">и </w:t>
      </w:r>
      <w:r w:rsidR="00D54B9C" w:rsidRPr="002841BE">
        <w:rPr>
          <w:sz w:val="28"/>
          <w:szCs w:val="28"/>
        </w:rPr>
        <w:t xml:space="preserve"> важным</w:t>
      </w:r>
      <w:r w:rsidR="00386ABD">
        <w:rPr>
          <w:sz w:val="28"/>
          <w:szCs w:val="28"/>
        </w:rPr>
        <w:t>и направления</w:t>
      </w:r>
      <w:r w:rsidR="00D54B9C" w:rsidRPr="002841BE">
        <w:rPr>
          <w:sz w:val="28"/>
          <w:szCs w:val="28"/>
        </w:rPr>
        <w:t>м</w:t>
      </w:r>
      <w:r w:rsidR="00386ABD">
        <w:rPr>
          <w:sz w:val="28"/>
          <w:szCs w:val="28"/>
        </w:rPr>
        <w:t xml:space="preserve">и </w:t>
      </w:r>
      <w:r w:rsidR="00D54B9C" w:rsidRPr="002841BE">
        <w:rPr>
          <w:sz w:val="28"/>
          <w:szCs w:val="28"/>
        </w:rPr>
        <w:t xml:space="preserve"> специализации помещичьего хозяйства в Белоруссии было винокурение</w:t>
      </w:r>
      <w:r w:rsidR="00D54B9C">
        <w:t>.</w:t>
      </w:r>
      <w:r w:rsidR="00D54B9C" w:rsidRPr="00D54B9C">
        <w:t xml:space="preserve"> </w:t>
      </w:r>
    </w:p>
    <w:p w:rsidR="00D54B9C" w:rsidRDefault="00D54B9C" w:rsidP="00D54B9C">
      <w:pPr>
        <w:autoSpaceDE w:val="0"/>
        <w:autoSpaceDN w:val="0"/>
        <w:adjustRightInd w:val="0"/>
        <w:rPr>
          <w:rFonts w:eastAsia="TimesNewRomanPSMT"/>
        </w:rPr>
      </w:pPr>
    </w:p>
    <w:p w:rsidR="00D54B9C" w:rsidRPr="00F2400A" w:rsidRDefault="004D6038" w:rsidP="00D54B9C">
      <w:pPr>
        <w:pStyle w:val="Default"/>
        <w:rPr>
          <w:sz w:val="28"/>
          <w:szCs w:val="28"/>
        </w:rPr>
      </w:pPr>
      <w:r>
        <w:rPr>
          <w:sz w:val="28"/>
          <w:szCs w:val="28"/>
        </w:rPr>
        <w:t xml:space="preserve"> </w:t>
      </w:r>
      <w:r w:rsidR="00D54B9C" w:rsidRPr="00F2400A">
        <w:rPr>
          <w:sz w:val="28"/>
          <w:szCs w:val="28"/>
        </w:rPr>
        <w:t>паровы</w:t>
      </w:r>
      <w:r w:rsidR="001320DF">
        <w:rPr>
          <w:sz w:val="28"/>
          <w:szCs w:val="28"/>
        </w:rPr>
        <w:t xml:space="preserve">е двигатели </w:t>
      </w:r>
      <w:r w:rsidR="00D54B9C" w:rsidRPr="00F2400A">
        <w:rPr>
          <w:sz w:val="28"/>
          <w:szCs w:val="28"/>
        </w:rPr>
        <w:t xml:space="preserve"> на суконных и металлообрабатывающих предприятиях</w:t>
      </w:r>
      <w:r>
        <w:rPr>
          <w:sz w:val="28"/>
          <w:szCs w:val="28"/>
        </w:rPr>
        <w:t xml:space="preserve">  внедрялись в первой половине 19 в.</w:t>
      </w:r>
      <w:r w:rsidR="00D54B9C" w:rsidRPr="00F2400A">
        <w:rPr>
          <w:sz w:val="28"/>
          <w:szCs w:val="28"/>
        </w:rPr>
        <w:t xml:space="preserve"> В 1860 году в Белоруссии уже действовало около 30 фабрично-заводских предприятий, а вместе с мелкими винокурнями, имеющими паровые котлы, — 76 предприятий. </w:t>
      </w:r>
    </w:p>
    <w:p w:rsidR="00D54B9C" w:rsidRPr="00F2400A" w:rsidRDefault="00D54B9C" w:rsidP="00D54B9C">
      <w:pPr>
        <w:pStyle w:val="Default"/>
        <w:rPr>
          <w:sz w:val="28"/>
          <w:szCs w:val="28"/>
        </w:rPr>
      </w:pPr>
      <w:r w:rsidRPr="00F2400A">
        <w:rPr>
          <w:sz w:val="28"/>
          <w:szCs w:val="28"/>
        </w:rPr>
        <w:t xml:space="preserve">Завершилась промышленная революция в Белоруссии в 90-е годы, на 10 — 15 лет позже, чем в России. С 1860 по 1895 годы объем фабрично-заводской промышленной продукции возрос здесь более чем в 17 раз. </w:t>
      </w:r>
    </w:p>
    <w:p w:rsidR="00D54B9C" w:rsidRDefault="001320DF">
      <w:r>
        <w:t xml:space="preserve"> Развивались отрасли с</w:t>
      </w:r>
      <w:r w:rsidR="00D54B9C" w:rsidRPr="00F2400A">
        <w:t>вязанные с переработкой сельскохозяйственного сырья, минералов и древесины</w:t>
      </w:r>
      <w:r>
        <w:t>,</w:t>
      </w:r>
      <w:r w:rsidR="00D54B9C" w:rsidRPr="00F2400A">
        <w:t xml:space="preserve">  В 80-е годы XIX века начали возникать </w:t>
      </w:r>
      <w:r w:rsidR="00D54B9C" w:rsidRPr="00F2400A">
        <w:lastRenderedPageBreak/>
        <w:t>крупные кожевенные предприятия.</w:t>
      </w:r>
      <w:r w:rsidR="00D54B9C" w:rsidRPr="00D54B9C">
        <w:t xml:space="preserve"> </w:t>
      </w:r>
      <w:r w:rsidR="00D54B9C">
        <w:t>В</w:t>
      </w:r>
      <w:r w:rsidR="00D54B9C" w:rsidRPr="00F2400A">
        <w:t xml:space="preserve">   Гродненской губернии наиболее широкое развитие п</w:t>
      </w:r>
      <w:r w:rsidR="00AB6638">
        <w:t xml:space="preserve">олучила табачная промышленность, также  </w:t>
      </w:r>
      <w:r w:rsidR="00AB6638" w:rsidRPr="00F2400A">
        <w:t>значительное развитие получила промышленность строительных материалов, в первую очередь производство кирпича</w:t>
      </w:r>
      <w:r w:rsidR="00AB6638">
        <w:t>.</w:t>
      </w:r>
    </w:p>
    <w:p w:rsidR="00D54B9C" w:rsidRPr="00F2400A" w:rsidRDefault="00D54B9C" w:rsidP="00D54B9C">
      <w:pPr>
        <w:pStyle w:val="Default"/>
        <w:rPr>
          <w:sz w:val="28"/>
          <w:szCs w:val="28"/>
        </w:rPr>
      </w:pPr>
      <w:r w:rsidRPr="00F2400A">
        <w:rPr>
          <w:sz w:val="28"/>
          <w:szCs w:val="28"/>
        </w:rPr>
        <w:t>В 80-е годы в Белоруссии появились первые машиностроительные заводы, ориентирующееся</w:t>
      </w:r>
      <w:r w:rsidR="00AB6638">
        <w:rPr>
          <w:sz w:val="28"/>
          <w:szCs w:val="28"/>
        </w:rPr>
        <w:t xml:space="preserve"> на привозное сырье -э</w:t>
      </w:r>
      <w:r w:rsidRPr="00F2400A">
        <w:rPr>
          <w:sz w:val="28"/>
          <w:szCs w:val="28"/>
        </w:rPr>
        <w:t xml:space="preserve">то были механический завод Якобсона в Минске, металлообрабатывающие заводы  Пинске и другие. Они производили паровые котлы, керасиновые двигатели и динамомашины. В Пинске в 1884 году был построен судостроительный завод, изготавливающий пароходы, корпуса для судов и землечерпалок.    </w:t>
      </w:r>
    </w:p>
    <w:p w:rsidR="00D54B9C" w:rsidRDefault="00D54B9C">
      <w:r w:rsidRPr="00F2400A">
        <w:t xml:space="preserve">     В 1870 — 1890 годах в Белоруссии на крупнейших железнодорожных узлах были построены мастерские по ремонту подвижного состава</w:t>
      </w:r>
      <w:r>
        <w:t>.</w:t>
      </w:r>
    </w:p>
    <w:p w:rsidR="00D54B9C" w:rsidRPr="00F2400A" w:rsidRDefault="00D54B9C" w:rsidP="00D54B9C">
      <w:pPr>
        <w:pStyle w:val="Default"/>
        <w:rPr>
          <w:sz w:val="28"/>
          <w:szCs w:val="28"/>
        </w:rPr>
      </w:pPr>
      <w:r w:rsidRPr="00F2400A">
        <w:rPr>
          <w:sz w:val="28"/>
          <w:szCs w:val="28"/>
        </w:rPr>
        <w:t xml:space="preserve">Строительство крупных фабрик и заводов, коммунальных объектов было не под силу отдельным капиталистам. Поэтому начали возникать акционерные компании. Еще в 1877 году начало действовать «Гродненское общество водообеспечения и эксплуатации водопроводов» — первое акционерное общество в Белоруссии, положившее начало концентрации капитала. </w:t>
      </w:r>
    </w:p>
    <w:p w:rsidR="00D54B9C" w:rsidRPr="00F2400A" w:rsidRDefault="00D54B9C" w:rsidP="00D54B9C">
      <w:pPr>
        <w:pStyle w:val="Default"/>
        <w:rPr>
          <w:sz w:val="28"/>
          <w:szCs w:val="28"/>
        </w:rPr>
      </w:pPr>
      <w:r>
        <w:rPr>
          <w:sz w:val="28"/>
          <w:szCs w:val="28"/>
        </w:rPr>
        <w:t xml:space="preserve">     </w:t>
      </w:r>
      <w:r w:rsidRPr="00F2400A">
        <w:rPr>
          <w:sz w:val="28"/>
          <w:szCs w:val="28"/>
        </w:rPr>
        <w:t xml:space="preserve">В последней трети ХIХ века в экономической жизни Белоруссии активную роль начали играть банки. </w:t>
      </w:r>
    </w:p>
    <w:p w:rsidR="00AB6638" w:rsidRDefault="00AB6638" w:rsidP="00AB6638">
      <w:pPr>
        <w:spacing w:line="0" w:lineRule="atLeast"/>
        <w:jc w:val="both"/>
        <w:rPr>
          <w:b/>
          <w:lang w:val="be-BY"/>
        </w:rPr>
      </w:pPr>
    </w:p>
    <w:p w:rsidR="00AB6638" w:rsidRPr="004179BF" w:rsidRDefault="00AB6638" w:rsidP="00AB6638">
      <w:pPr>
        <w:spacing w:line="0" w:lineRule="atLeast"/>
        <w:jc w:val="both"/>
        <w:rPr>
          <w:b/>
          <w:lang w:val="be-BY"/>
        </w:rPr>
      </w:pPr>
      <w:r w:rsidRPr="004179BF">
        <w:rPr>
          <w:b/>
          <w:lang w:val="be-BY"/>
        </w:rPr>
        <w:t>34. Беларускі нацыянальны рух у канцы ХІХ – пачатку ХХ ст.</w:t>
      </w:r>
    </w:p>
    <w:p w:rsidR="00AB6638" w:rsidRDefault="00617D16">
      <w:pPr>
        <w:rPr>
          <w:color w:val="000000"/>
          <w:sz w:val="26"/>
          <w:szCs w:val="26"/>
        </w:rPr>
      </w:pPr>
      <w:r w:rsidRPr="00617D16">
        <w:rPr>
          <w:color w:val="000000"/>
          <w:sz w:val="26"/>
          <w:szCs w:val="26"/>
          <w:highlight w:val="yellow"/>
        </w:rPr>
        <w:t>В первой половине XIX в., когда польское влияние на территории Беларуси начало постепенно ослабевать, а русское только набирало мощь, в среде белорусской знати укреплялось чувство патриотизма, который можно назвать «местным».</w:t>
      </w:r>
    </w:p>
    <w:p w:rsidR="00617D16" w:rsidRDefault="00617D16">
      <w:pPr>
        <w:rPr>
          <w:color w:val="000000"/>
          <w:sz w:val="26"/>
          <w:szCs w:val="26"/>
        </w:rPr>
      </w:pPr>
      <w:r>
        <w:rPr>
          <w:color w:val="000000"/>
          <w:sz w:val="26"/>
          <w:szCs w:val="26"/>
        </w:rPr>
        <w:t>Стремление к их серьезному изучению лежало в основе деятельности и творчества писателей, этнографов, фольклористов Я. Борщевского, В. ДунинаМарцинкевича</w:t>
      </w:r>
      <w:r w:rsidR="00953F34">
        <w:rPr>
          <w:color w:val="000000"/>
          <w:sz w:val="26"/>
          <w:szCs w:val="26"/>
        </w:rPr>
        <w:t xml:space="preserve"> и др.Б</w:t>
      </w:r>
      <w:r>
        <w:rPr>
          <w:color w:val="000000"/>
          <w:sz w:val="26"/>
          <w:szCs w:val="26"/>
        </w:rPr>
        <w:t>елорусский язык стал главным элементом национальной идентичности, а национальная идея основывалась, прежде всего, на утверждениях о древности,  на стремлении укрепить связи современной культуры с наследием прошлого.</w:t>
      </w:r>
    </w:p>
    <w:p w:rsidR="00617D16" w:rsidRDefault="00617D16">
      <w:pPr>
        <w:rPr>
          <w:color w:val="000000"/>
          <w:sz w:val="26"/>
          <w:szCs w:val="26"/>
        </w:rPr>
      </w:pPr>
      <w:r>
        <w:rPr>
          <w:color w:val="000000"/>
          <w:sz w:val="26"/>
          <w:szCs w:val="26"/>
        </w:rPr>
        <w:t>В 1891 г. Ф. Богушевич в предисловии к сборнику «Дудка белорусская» впервые сформулировал белорусскую национальную идею, которая основывалась на исторической традиции ВКЛ и осмыслении белорусского языка как определяющего индикатора белорусской нации (Беларусь – там, «где наш язык живет»).</w:t>
      </w:r>
    </w:p>
    <w:p w:rsidR="00617D16" w:rsidRDefault="00617D16">
      <w:pPr>
        <w:rPr>
          <w:color w:val="000000"/>
          <w:sz w:val="26"/>
          <w:szCs w:val="26"/>
        </w:rPr>
      </w:pPr>
      <w:r>
        <w:rPr>
          <w:color w:val="000000"/>
          <w:sz w:val="26"/>
          <w:szCs w:val="26"/>
        </w:rPr>
        <w:t>Первыми, кто провозгласил и теоретически обосновал существование белорусского народа как самостоятельного этноса, были белорусские народовольцы.</w:t>
      </w:r>
    </w:p>
    <w:p w:rsidR="00617D16" w:rsidRDefault="00617D16">
      <w:pPr>
        <w:rPr>
          <w:color w:val="000000"/>
          <w:sz w:val="26"/>
          <w:szCs w:val="26"/>
        </w:rPr>
      </w:pPr>
      <w:r>
        <w:rPr>
          <w:color w:val="000000"/>
          <w:sz w:val="26"/>
          <w:szCs w:val="26"/>
        </w:rPr>
        <w:lastRenderedPageBreak/>
        <w:t>Они же впервые поставили вопрос о праве белорусского народа на национальное самоопределение. Путь к реализации этого права авторы видели в совместной революционной борьбе с общим врагом – царским самодержавием.</w:t>
      </w:r>
    </w:p>
    <w:p w:rsidR="00617D16" w:rsidRDefault="00953F34">
      <w:pPr>
        <w:rPr>
          <w:rFonts w:ascii="Tahoma" w:hAnsi="Tahoma" w:cs="Tahoma"/>
          <w:color w:val="5F5F5F"/>
          <w:sz w:val="16"/>
          <w:szCs w:val="16"/>
          <w:shd w:val="clear" w:color="auto" w:fill="FFFFFF"/>
        </w:rPr>
      </w:pPr>
      <w:r>
        <w:rPr>
          <w:rFonts w:ascii="Tahoma" w:hAnsi="Tahoma" w:cs="Tahoma"/>
          <w:color w:val="5F5F5F"/>
          <w:sz w:val="16"/>
          <w:szCs w:val="16"/>
          <w:shd w:val="clear" w:color="auto" w:fill="FFFFFF"/>
        </w:rPr>
        <w:t xml:space="preserve">      </w:t>
      </w:r>
      <w:r w:rsidR="00617D16">
        <w:rPr>
          <w:rFonts w:ascii="Tahoma" w:hAnsi="Tahoma" w:cs="Tahoma"/>
          <w:color w:val="5F5F5F"/>
          <w:sz w:val="16"/>
          <w:szCs w:val="16"/>
          <w:shd w:val="clear" w:color="auto" w:fill="FFFFFF"/>
        </w:rPr>
        <w:t>На рубеже XIX–XX вв. из общедемократического движения выделилось</w:t>
      </w:r>
      <w:r w:rsidR="00617D16">
        <w:rPr>
          <w:rStyle w:val="apple-converted-space"/>
          <w:rFonts w:ascii="Tahoma" w:hAnsi="Tahoma" w:cs="Tahoma"/>
          <w:color w:val="5F5F5F"/>
          <w:sz w:val="16"/>
          <w:szCs w:val="16"/>
          <w:shd w:val="clear" w:color="auto" w:fill="FFFFFF"/>
        </w:rPr>
        <w:t> </w:t>
      </w:r>
      <w:r w:rsidR="00617D16">
        <w:rPr>
          <w:rStyle w:val="a5"/>
          <w:rFonts w:ascii="Tahoma" w:hAnsi="Tahoma" w:cs="Tahoma"/>
          <w:color w:val="5F5F5F"/>
          <w:sz w:val="16"/>
          <w:szCs w:val="16"/>
          <w:shd w:val="clear" w:color="auto" w:fill="FFFFFF"/>
        </w:rPr>
        <w:t>белорусское национальное течение.</w:t>
      </w:r>
      <w:r w:rsidR="00617D16">
        <w:rPr>
          <w:rStyle w:val="apple-converted-space"/>
          <w:rFonts w:ascii="Tahoma" w:hAnsi="Tahoma" w:cs="Tahoma"/>
          <w:color w:val="5F5F5F"/>
          <w:sz w:val="16"/>
          <w:szCs w:val="16"/>
          <w:shd w:val="clear" w:color="auto" w:fill="FFFFFF"/>
        </w:rPr>
        <w:t> </w:t>
      </w:r>
      <w:r w:rsidR="00617D16">
        <w:rPr>
          <w:rFonts w:ascii="Tahoma" w:hAnsi="Tahoma" w:cs="Tahoma"/>
          <w:color w:val="5F5F5F"/>
          <w:sz w:val="16"/>
          <w:szCs w:val="16"/>
          <w:shd w:val="clear" w:color="auto" w:fill="FFFFFF"/>
        </w:rPr>
        <w:t>В конце 1902 – начале 1903 гг. из национально-культурных кружков Минска, Вильно и Петербурга оформилась</w:t>
      </w:r>
      <w:r w:rsidR="00617D16">
        <w:rPr>
          <w:rStyle w:val="apple-converted-space"/>
          <w:rFonts w:ascii="Tahoma" w:hAnsi="Tahoma" w:cs="Tahoma"/>
          <w:color w:val="5F5F5F"/>
          <w:sz w:val="16"/>
          <w:szCs w:val="16"/>
          <w:shd w:val="clear" w:color="auto" w:fill="FFFFFF"/>
        </w:rPr>
        <w:t> </w:t>
      </w:r>
      <w:r w:rsidR="00617D16">
        <w:rPr>
          <w:rStyle w:val="a5"/>
          <w:rFonts w:ascii="Tahoma" w:hAnsi="Tahoma" w:cs="Tahoma"/>
          <w:color w:val="5F5F5F"/>
          <w:sz w:val="16"/>
          <w:szCs w:val="16"/>
          <w:shd w:val="clear" w:color="auto" w:fill="FFFFFF"/>
        </w:rPr>
        <w:t>Белорусская революционная громада (БРГ</w:t>
      </w:r>
      <w:r w:rsidR="00617D16">
        <w:rPr>
          <w:rFonts w:ascii="Tahoma" w:hAnsi="Tahoma" w:cs="Tahoma"/>
          <w:color w:val="5F5F5F"/>
          <w:sz w:val="16"/>
          <w:szCs w:val="16"/>
          <w:shd w:val="clear" w:color="auto" w:fill="FFFFFF"/>
        </w:rPr>
        <w:t>). Среди ее создателей и руководителей были братья Антон и Иван Луцкевичи, А. Пашкевич (Тетка), К. Кастровицкий, А. Бурбис, В. Ивановский, Ф. Уместовский. Все они происходили из мелкопоместной ополяченной белорусской шляхты.</w:t>
      </w:r>
    </w:p>
    <w:p w:rsidR="00953F34" w:rsidRDefault="00953F34">
      <w:pPr>
        <w:rPr>
          <w:rFonts w:ascii="Tahoma" w:hAnsi="Tahoma" w:cs="Tahoma"/>
          <w:color w:val="5F5F5F"/>
          <w:sz w:val="16"/>
          <w:szCs w:val="16"/>
          <w:shd w:val="clear" w:color="auto" w:fill="FFFFFF"/>
        </w:rPr>
      </w:pPr>
      <w:r>
        <w:rPr>
          <w:rFonts w:ascii="Tahoma" w:hAnsi="Tahoma" w:cs="Tahoma"/>
          <w:color w:val="5F5F5F"/>
          <w:sz w:val="16"/>
          <w:szCs w:val="16"/>
          <w:shd w:val="clear" w:color="auto" w:fill="FFFFFF"/>
        </w:rPr>
        <w:t xml:space="preserve">На I съезде БРГ в 1903 г. была принята программа, в которой громада объявила себя социально-политической организацией белорусского трудового народа. Партия выступала за свержение самодержавия, уничтожение капитализма и установление </w:t>
      </w:r>
      <w:r w:rsidRPr="003C774A">
        <w:rPr>
          <w:rFonts w:ascii="Tahoma" w:hAnsi="Tahoma" w:cs="Tahoma"/>
          <w:b/>
          <w:color w:val="5F5F5F"/>
          <w:sz w:val="16"/>
          <w:szCs w:val="16"/>
          <w:shd w:val="clear" w:color="auto" w:fill="FFFFFF"/>
        </w:rPr>
        <w:t>демократического строя, права народов России на автономию.</w:t>
      </w:r>
      <w:r>
        <w:rPr>
          <w:rFonts w:ascii="Tahoma" w:hAnsi="Tahoma" w:cs="Tahoma"/>
          <w:color w:val="5F5F5F"/>
          <w:sz w:val="16"/>
          <w:szCs w:val="16"/>
          <w:shd w:val="clear" w:color="auto" w:fill="FFFFFF"/>
        </w:rPr>
        <w:t xml:space="preserve"> Аграрная программа БРГ предусматривала уничтожение частной земельной собственности.Путь к социализму она видела через всестороннюю кооперацию трудящихся. Позже БРГ была переименована в</w:t>
      </w:r>
      <w:r>
        <w:rPr>
          <w:rStyle w:val="apple-converted-space"/>
          <w:rFonts w:ascii="Tahoma" w:hAnsi="Tahoma" w:cs="Tahoma"/>
          <w:color w:val="5F5F5F"/>
          <w:sz w:val="16"/>
          <w:szCs w:val="16"/>
          <w:shd w:val="clear" w:color="auto" w:fill="FFFFFF"/>
        </w:rPr>
        <w:t> </w:t>
      </w:r>
      <w:r>
        <w:rPr>
          <w:rStyle w:val="a5"/>
          <w:rFonts w:ascii="Tahoma" w:hAnsi="Tahoma" w:cs="Tahoma"/>
          <w:color w:val="5F5F5F"/>
          <w:sz w:val="16"/>
          <w:szCs w:val="16"/>
          <w:shd w:val="clear" w:color="auto" w:fill="FFFFFF"/>
        </w:rPr>
        <w:t>Белорусскую социалистическую громаду (БСГ</w:t>
      </w:r>
      <w:r>
        <w:rPr>
          <w:rFonts w:ascii="Tahoma" w:hAnsi="Tahoma" w:cs="Tahoma"/>
          <w:color w:val="5F5F5F"/>
          <w:sz w:val="16"/>
          <w:szCs w:val="16"/>
          <w:shd w:val="clear" w:color="auto" w:fill="FFFFFF"/>
        </w:rPr>
        <w:t>). Свою агитацию БСГ проводила в основном среди крестьянства, в рабочей среде ее влияние было незначительным.</w:t>
      </w:r>
    </w:p>
    <w:p w:rsidR="00953F34" w:rsidRDefault="00953F34" w:rsidP="00953F34">
      <w:pPr>
        <w:pStyle w:val="a4"/>
        <w:shd w:val="clear" w:color="auto" w:fill="FFFFFF"/>
        <w:spacing w:before="45" w:beforeAutospacing="0" w:after="45" w:afterAutospacing="0"/>
        <w:ind w:left="45" w:right="45" w:firstLine="480"/>
        <w:jc w:val="both"/>
        <w:textAlignment w:val="top"/>
        <w:rPr>
          <w:rFonts w:ascii="Tahoma" w:hAnsi="Tahoma" w:cs="Tahoma"/>
          <w:b/>
          <w:color w:val="5F5F5F"/>
          <w:sz w:val="18"/>
          <w:szCs w:val="18"/>
        </w:rPr>
      </w:pPr>
      <w:r w:rsidRPr="00277F5E">
        <w:rPr>
          <w:rFonts w:ascii="Tahoma" w:hAnsi="Tahoma" w:cs="Tahoma"/>
          <w:b/>
          <w:color w:val="5F5F5F"/>
          <w:sz w:val="18"/>
          <w:szCs w:val="18"/>
        </w:rPr>
        <w:t>Центром белорусского национально-культурного движения стала газета</w:t>
      </w:r>
      <w:r w:rsidRPr="00277F5E">
        <w:rPr>
          <w:rStyle w:val="apple-converted-space"/>
          <w:rFonts w:ascii="Tahoma" w:hAnsi="Tahoma" w:cs="Tahoma"/>
          <w:b/>
          <w:color w:val="5F5F5F"/>
          <w:sz w:val="18"/>
          <w:szCs w:val="18"/>
        </w:rPr>
        <w:t> </w:t>
      </w:r>
      <w:r w:rsidRPr="00277F5E">
        <w:rPr>
          <w:rStyle w:val="a5"/>
          <w:b/>
          <w:color w:val="5F5F5F"/>
          <w:sz w:val="18"/>
          <w:szCs w:val="18"/>
        </w:rPr>
        <w:t>«Наша нива»,</w:t>
      </w:r>
      <w:r w:rsidRPr="00277F5E">
        <w:rPr>
          <w:rStyle w:val="apple-converted-space"/>
          <w:rFonts w:ascii="Tahoma" w:hAnsi="Tahoma" w:cs="Tahoma"/>
          <w:b/>
          <w:color w:val="5F5F5F"/>
          <w:sz w:val="18"/>
          <w:szCs w:val="18"/>
        </w:rPr>
        <w:t> </w:t>
      </w:r>
      <w:r w:rsidRPr="00277F5E">
        <w:rPr>
          <w:rFonts w:ascii="Tahoma" w:hAnsi="Tahoma" w:cs="Tahoma"/>
          <w:b/>
          <w:color w:val="5F5F5F"/>
          <w:sz w:val="18"/>
          <w:szCs w:val="18"/>
        </w:rPr>
        <w:t>издававшаяся с ноября 1906 г. по август 1915 г. в Вильно. В состав редакции входили братья Иван и Антон Луцкевичи, В. Ластовский, В. Ивановский, А. Власов. Газета печаталась кириллицей (для православных белорусов) и латиницей (для белорусов-католиков). «Наша нива» занимала либеральные просветительские позиции. Главным в своей деятельности «нашенивцы» считали борьбу за сохранение единства белорусского народа, преодоление его религиозного раскола.</w:t>
      </w:r>
    </w:p>
    <w:p w:rsidR="00953F34" w:rsidRDefault="00953F34" w:rsidP="00953F34">
      <w:pPr>
        <w:spacing w:line="0" w:lineRule="atLeast"/>
        <w:jc w:val="both"/>
        <w:rPr>
          <w:b/>
          <w:lang w:val="be-BY"/>
        </w:rPr>
      </w:pPr>
      <w:r w:rsidRPr="00953F34">
        <w:rPr>
          <w:b/>
          <w:lang w:val="be-BY"/>
        </w:rPr>
        <w:t>35. Фарміраванне беларускай нацыі.</w:t>
      </w:r>
    </w:p>
    <w:p w:rsidR="001B6EB1" w:rsidRDefault="001B6EB1" w:rsidP="00953F34">
      <w:pPr>
        <w:spacing w:line="0" w:lineRule="atLeast"/>
        <w:jc w:val="both"/>
        <w:rPr>
          <w:rFonts w:ascii="Tahoma" w:hAnsi="Tahoma" w:cs="Tahoma"/>
          <w:color w:val="5F5F5F"/>
          <w:sz w:val="20"/>
          <w:szCs w:val="20"/>
        </w:rPr>
      </w:pPr>
      <w:r w:rsidRPr="002145B6">
        <w:rPr>
          <w:rStyle w:val="a5"/>
          <w:rFonts w:ascii="Tahoma" w:hAnsi="Tahoma" w:cs="Tahoma"/>
          <w:color w:val="5F5F5F"/>
          <w:sz w:val="20"/>
          <w:szCs w:val="20"/>
        </w:rPr>
        <w:t>Нация</w:t>
      </w:r>
      <w:r w:rsidRPr="002145B6">
        <w:rPr>
          <w:rStyle w:val="apple-converted-space"/>
          <w:rFonts w:ascii="Tahoma" w:hAnsi="Tahoma" w:cs="Tahoma"/>
          <w:color w:val="5F5F5F"/>
          <w:sz w:val="20"/>
          <w:szCs w:val="20"/>
        </w:rPr>
        <w:t> </w:t>
      </w:r>
      <w:r w:rsidRPr="002145B6">
        <w:rPr>
          <w:rFonts w:ascii="Tahoma" w:hAnsi="Tahoma" w:cs="Tahoma"/>
          <w:color w:val="5F5F5F"/>
          <w:sz w:val="20"/>
          <w:szCs w:val="20"/>
        </w:rPr>
        <w:t>(от лат. natio –</w:t>
      </w:r>
      <w:r w:rsidRPr="002145B6">
        <w:rPr>
          <w:rStyle w:val="apple-converted-space"/>
          <w:rFonts w:ascii="Tahoma" w:hAnsi="Tahoma" w:cs="Tahoma"/>
          <w:color w:val="5F5F5F"/>
          <w:sz w:val="20"/>
          <w:szCs w:val="20"/>
        </w:rPr>
        <w:t> </w:t>
      </w:r>
      <w:r w:rsidRPr="002145B6">
        <w:rPr>
          <w:rStyle w:val="a5"/>
          <w:rFonts w:ascii="Tahoma" w:hAnsi="Tahoma" w:cs="Tahoma"/>
          <w:color w:val="5F5F5F"/>
          <w:sz w:val="20"/>
          <w:szCs w:val="20"/>
        </w:rPr>
        <w:t>племя, народ)</w:t>
      </w:r>
      <w:r w:rsidRPr="002145B6">
        <w:rPr>
          <w:rFonts w:ascii="Tahoma" w:hAnsi="Tahoma" w:cs="Tahoma"/>
          <w:color w:val="5F5F5F"/>
          <w:sz w:val="20"/>
          <w:szCs w:val="20"/>
        </w:rPr>
        <w:t> – историческая общность людей, характеризующаяся устойчивыми экономическими и территориальными связями, общностью языка, культуры, характера, быта, традиций, обычаев, самосознания.</w:t>
      </w:r>
    </w:p>
    <w:p w:rsidR="001B6EB1" w:rsidRPr="002145B6" w:rsidRDefault="001B6EB1" w:rsidP="001B6EB1">
      <w:pPr>
        <w:pStyle w:val="a4"/>
        <w:shd w:val="clear" w:color="auto" w:fill="FFFFFF"/>
        <w:spacing w:before="41" w:beforeAutospacing="0" w:after="41" w:afterAutospacing="0"/>
        <w:ind w:left="41" w:right="41" w:firstLine="480"/>
        <w:jc w:val="both"/>
        <w:textAlignment w:val="top"/>
        <w:rPr>
          <w:rFonts w:ascii="Tahoma" w:hAnsi="Tahoma" w:cs="Tahoma"/>
          <w:color w:val="5F5F5F"/>
          <w:sz w:val="20"/>
          <w:szCs w:val="20"/>
        </w:rPr>
      </w:pPr>
      <w:r w:rsidRPr="002145B6">
        <w:rPr>
          <w:rFonts w:ascii="Tahoma" w:hAnsi="Tahoma" w:cs="Tahoma"/>
          <w:color w:val="5F5F5F"/>
          <w:sz w:val="20"/>
          <w:szCs w:val="20"/>
        </w:rPr>
        <w:t>Этническая территория белорусов входила в границы пяти западных губерний Российской империи. Она включала Могилевскую и Минскую губернии; Ошмянский, Вилейский, Дисненский, Лидский и южную часть Свенцянского уезда Виленской губернии; Витебский, Городокский, Дриссенский, Лепельский и Полоцкий уезды Витебской губернии; Брестский, Волковысский, Пружанский, Гродненский, Кобринский и Слонимский уезды Гродненской губернии.</w:t>
      </w:r>
      <w:r w:rsidR="00E026C5">
        <w:rPr>
          <w:rFonts w:ascii="Tahoma" w:hAnsi="Tahoma" w:cs="Tahoma"/>
          <w:color w:val="5F5F5F"/>
          <w:sz w:val="20"/>
          <w:szCs w:val="20"/>
        </w:rPr>
        <w:t xml:space="preserve">  Они были связаны между собой развитыми хозяйственными связями.</w:t>
      </w:r>
    </w:p>
    <w:p w:rsidR="001B6EB1" w:rsidRPr="002145B6" w:rsidRDefault="001B6EB1" w:rsidP="001B6EB1">
      <w:pPr>
        <w:pStyle w:val="a4"/>
        <w:shd w:val="clear" w:color="auto" w:fill="FFFFFF"/>
        <w:spacing w:before="41" w:beforeAutospacing="0" w:after="41" w:afterAutospacing="0"/>
        <w:ind w:left="41" w:right="41" w:firstLine="480"/>
        <w:jc w:val="both"/>
        <w:textAlignment w:val="top"/>
        <w:rPr>
          <w:rFonts w:ascii="Tahoma" w:hAnsi="Tahoma" w:cs="Tahoma"/>
          <w:color w:val="5F5F5F"/>
          <w:sz w:val="20"/>
          <w:szCs w:val="20"/>
        </w:rPr>
      </w:pPr>
      <w:r w:rsidRPr="002145B6">
        <w:rPr>
          <w:rFonts w:ascii="Tahoma" w:hAnsi="Tahoma" w:cs="Tahoma"/>
          <w:color w:val="5F5F5F"/>
          <w:sz w:val="20"/>
          <w:szCs w:val="20"/>
        </w:rPr>
        <w:t>Согласно переписи 1897 г., на территории пяти западных губерний проживало 5 млн 408 тыс. белорусов, 3,1 млн русских, поляков, украинцев, евреев, литовцев, латышей. Польское и литовское население концентрировалось в основном в западных уездах Гродненской и Виленской губерний, русское и латышское – в северных уездах Витебской губернии, украинское – в Кобринском и Брестском уездах Гродненской губернии. Еврейское население проживало на всей территории Беларуси, в городах и местечках. Среди горожан пяти западных губерний евреи составляли 53,5 %, во всем населении – 13,8 %.</w:t>
      </w:r>
    </w:p>
    <w:p w:rsidR="001B6EB1" w:rsidRPr="002145B6" w:rsidRDefault="001B6EB1" w:rsidP="001B6EB1">
      <w:pPr>
        <w:pStyle w:val="a4"/>
        <w:shd w:val="clear" w:color="auto" w:fill="FFFFFF"/>
        <w:spacing w:before="41" w:beforeAutospacing="0" w:after="41" w:afterAutospacing="0"/>
        <w:ind w:left="41" w:right="41" w:firstLine="480"/>
        <w:jc w:val="both"/>
        <w:textAlignment w:val="top"/>
        <w:rPr>
          <w:rFonts w:ascii="Tahoma" w:hAnsi="Tahoma" w:cs="Tahoma"/>
          <w:color w:val="5F5F5F"/>
          <w:sz w:val="20"/>
          <w:szCs w:val="20"/>
        </w:rPr>
      </w:pPr>
      <w:r w:rsidRPr="002145B6">
        <w:rPr>
          <w:rFonts w:ascii="Tahoma" w:hAnsi="Tahoma" w:cs="Tahoma"/>
          <w:color w:val="5F5F5F"/>
          <w:sz w:val="20"/>
          <w:szCs w:val="20"/>
        </w:rPr>
        <w:t>Абсолютное большинство белорусов жило в сельской местности (более 90 %). Доля белорусов-горожан, которые говорили на родном языке, составляла в среднем только 14,5 %. Православная церковь и католический костел не признавали существование белорусского этноса, мотивируя это тем, что православные белорусы – русские, а белорусы-католики – поляки. В 1897 г. православные среди белорусов составляли значительное большинство – 81,2 %.</w:t>
      </w:r>
    </w:p>
    <w:p w:rsidR="001B6EB1" w:rsidRDefault="001B6EB1" w:rsidP="00953F34">
      <w:pPr>
        <w:spacing w:line="0" w:lineRule="atLeast"/>
        <w:jc w:val="both"/>
        <w:rPr>
          <w:rFonts w:ascii="Tahoma" w:hAnsi="Tahoma" w:cs="Tahoma"/>
          <w:color w:val="5F5F5F"/>
          <w:sz w:val="20"/>
          <w:szCs w:val="20"/>
        </w:rPr>
      </w:pPr>
      <w:r w:rsidRPr="002145B6">
        <w:rPr>
          <w:rStyle w:val="a3"/>
          <w:b w:val="0"/>
          <w:bCs w:val="0"/>
          <w:color w:val="5F5F5F"/>
          <w:sz w:val="20"/>
          <w:szCs w:val="20"/>
        </w:rPr>
        <w:t>.</w:t>
      </w:r>
      <w:r w:rsidRPr="002145B6">
        <w:rPr>
          <w:rStyle w:val="apple-converted-space"/>
          <w:rFonts w:ascii="Tahoma" w:hAnsi="Tahoma" w:cs="Tahoma"/>
          <w:color w:val="5F5F5F"/>
          <w:sz w:val="20"/>
          <w:szCs w:val="20"/>
        </w:rPr>
        <w:t> </w:t>
      </w:r>
      <w:r w:rsidRPr="002145B6">
        <w:rPr>
          <w:rFonts w:ascii="Tahoma" w:hAnsi="Tahoma" w:cs="Tahoma"/>
          <w:color w:val="5F5F5F"/>
          <w:sz w:val="20"/>
          <w:szCs w:val="20"/>
        </w:rPr>
        <w:t>Во второй половине XIX – начале XX в. продолжался процесс формирования языка белор</w:t>
      </w:r>
      <w:r w:rsidR="00E026C5">
        <w:rPr>
          <w:rFonts w:ascii="Tahoma" w:hAnsi="Tahoma" w:cs="Tahoma"/>
          <w:color w:val="5F5F5F"/>
          <w:sz w:val="20"/>
          <w:szCs w:val="20"/>
        </w:rPr>
        <w:t>усской нации на</w:t>
      </w:r>
      <w:r w:rsidRPr="002145B6">
        <w:rPr>
          <w:rFonts w:ascii="Tahoma" w:hAnsi="Tahoma" w:cs="Tahoma"/>
          <w:color w:val="5F5F5F"/>
          <w:sz w:val="20"/>
          <w:szCs w:val="20"/>
        </w:rPr>
        <w:t xml:space="preserve"> основ</w:t>
      </w:r>
      <w:r w:rsidR="00E026C5">
        <w:rPr>
          <w:rFonts w:ascii="Tahoma" w:hAnsi="Tahoma" w:cs="Tahoma"/>
          <w:color w:val="5F5F5F"/>
          <w:sz w:val="20"/>
          <w:szCs w:val="20"/>
        </w:rPr>
        <w:t>е разговорного народного языка. Н</w:t>
      </w:r>
      <w:r w:rsidRPr="002145B6">
        <w:rPr>
          <w:rFonts w:ascii="Tahoma" w:hAnsi="Tahoma" w:cs="Tahoma"/>
          <w:color w:val="5F5F5F"/>
          <w:sz w:val="20"/>
          <w:szCs w:val="20"/>
        </w:rPr>
        <w:t>овы</w:t>
      </w:r>
      <w:r w:rsidR="00E026C5">
        <w:rPr>
          <w:rFonts w:ascii="Tahoma" w:hAnsi="Tahoma" w:cs="Tahoma"/>
          <w:color w:val="5F5F5F"/>
          <w:sz w:val="20"/>
          <w:szCs w:val="20"/>
        </w:rPr>
        <w:t>й белорусский литературный язык</w:t>
      </w:r>
      <w:r w:rsidRPr="002145B6">
        <w:rPr>
          <w:rFonts w:ascii="Tahoma" w:hAnsi="Tahoma" w:cs="Tahoma"/>
          <w:color w:val="5F5F5F"/>
          <w:sz w:val="20"/>
          <w:szCs w:val="20"/>
        </w:rPr>
        <w:t xml:space="preserve"> не мог развиваться на базе старобелорусского языка, который с XVIII в. фактически стал мертвым. Поэтому источником развития белорусского литературного языка явилось устное народное творчество. Белорусские писатели и поэты в своих литературных произведениях широко использовали народные песни, сказки, пословицы, поговорки, загадки</w:t>
      </w:r>
      <w:r>
        <w:rPr>
          <w:rFonts w:ascii="Tahoma" w:hAnsi="Tahoma" w:cs="Tahoma"/>
          <w:color w:val="5F5F5F"/>
          <w:sz w:val="20"/>
          <w:szCs w:val="20"/>
        </w:rPr>
        <w:t>.</w:t>
      </w:r>
    </w:p>
    <w:p w:rsidR="001B6EB1" w:rsidRDefault="001B6EB1" w:rsidP="00953F34">
      <w:pPr>
        <w:spacing w:line="0" w:lineRule="atLeast"/>
        <w:jc w:val="both"/>
        <w:rPr>
          <w:rFonts w:ascii="Tahoma" w:hAnsi="Tahoma" w:cs="Tahoma"/>
          <w:color w:val="5F5F5F"/>
          <w:sz w:val="20"/>
          <w:szCs w:val="20"/>
        </w:rPr>
      </w:pPr>
      <w:r w:rsidRPr="002145B6">
        <w:rPr>
          <w:rFonts w:ascii="Tahoma" w:hAnsi="Tahoma" w:cs="Tahoma"/>
          <w:color w:val="5F5F5F"/>
          <w:sz w:val="20"/>
          <w:szCs w:val="20"/>
        </w:rPr>
        <w:t xml:space="preserve"> Получил распространение так называемый рабочий революционный фольклор. Развивалось народное театральное искусство с сохранением традиции батлейки. Трудовая деятельность народа нашла свое отражение в танцах «Лянок», «Бульба», «Бычок», «Крыжачок».</w:t>
      </w:r>
    </w:p>
    <w:p w:rsidR="00E026C5" w:rsidRDefault="001B6EB1" w:rsidP="00953F34">
      <w:pPr>
        <w:spacing w:line="0" w:lineRule="atLeast"/>
        <w:jc w:val="both"/>
        <w:rPr>
          <w:rFonts w:ascii="Tahoma" w:hAnsi="Tahoma" w:cs="Tahoma"/>
          <w:color w:val="5F5F5F"/>
          <w:sz w:val="20"/>
          <w:szCs w:val="20"/>
        </w:rPr>
      </w:pPr>
      <w:r w:rsidRPr="002145B6">
        <w:rPr>
          <w:rFonts w:ascii="Tahoma" w:hAnsi="Tahoma" w:cs="Tahoma"/>
          <w:color w:val="5F5F5F"/>
          <w:sz w:val="20"/>
          <w:szCs w:val="20"/>
        </w:rPr>
        <w:lastRenderedPageBreak/>
        <w:t>Отличительные черты белорусского этноса получили отражение в своеобразном народном изобразительном и декоративно-прикладном искусстве</w:t>
      </w:r>
      <w:r w:rsidRPr="001B6EB1">
        <w:rPr>
          <w:rFonts w:ascii="Tahoma" w:hAnsi="Tahoma" w:cs="Tahoma"/>
          <w:color w:val="5F5F5F"/>
          <w:sz w:val="20"/>
          <w:szCs w:val="20"/>
        </w:rPr>
        <w:t xml:space="preserve"> </w:t>
      </w:r>
    </w:p>
    <w:p w:rsidR="00E026C5" w:rsidRDefault="00E026C5" w:rsidP="00953F34">
      <w:pPr>
        <w:spacing w:line="0" w:lineRule="atLeast"/>
        <w:jc w:val="both"/>
        <w:rPr>
          <w:rFonts w:ascii="Tahoma" w:hAnsi="Tahoma" w:cs="Tahoma"/>
          <w:color w:val="5F5F5F"/>
          <w:sz w:val="20"/>
          <w:szCs w:val="20"/>
        </w:rPr>
      </w:pPr>
      <w:r>
        <w:rPr>
          <w:rFonts w:ascii="Tahoma" w:hAnsi="Tahoma" w:cs="Tahoma"/>
          <w:color w:val="5F5F5F"/>
          <w:sz w:val="20"/>
          <w:szCs w:val="20"/>
        </w:rPr>
        <w:t xml:space="preserve"> </w:t>
      </w:r>
      <w:r w:rsidR="001B6EB1" w:rsidRPr="002145B6">
        <w:rPr>
          <w:rFonts w:ascii="Tahoma" w:hAnsi="Tahoma" w:cs="Tahoma"/>
          <w:color w:val="5F5F5F"/>
          <w:sz w:val="20"/>
          <w:szCs w:val="20"/>
        </w:rPr>
        <w:t>. Со второй половины XIX в. все более активно стали употребляться названия «Беларусь» и этноним «белорусы». Согласно переписи 1897 г., белорусский язык считали родным 74 % населения Беларуси</w:t>
      </w:r>
      <w:r>
        <w:rPr>
          <w:rFonts w:ascii="Tahoma" w:hAnsi="Tahoma" w:cs="Tahoma"/>
          <w:color w:val="5F5F5F"/>
          <w:sz w:val="20"/>
          <w:szCs w:val="20"/>
        </w:rPr>
        <w:t>.</w:t>
      </w:r>
      <w:r w:rsidR="001B6EB1" w:rsidRPr="002145B6">
        <w:rPr>
          <w:rFonts w:ascii="Tahoma" w:hAnsi="Tahoma" w:cs="Tahoma"/>
          <w:color w:val="5F5F5F"/>
          <w:sz w:val="20"/>
          <w:szCs w:val="20"/>
        </w:rPr>
        <w:t xml:space="preserve"> Существовали региональные названия (полешуки), конфессионализмы (русские и поляки).</w:t>
      </w:r>
    </w:p>
    <w:p w:rsidR="001B6EB1" w:rsidRDefault="00E026C5" w:rsidP="00953F34">
      <w:pPr>
        <w:spacing w:line="0" w:lineRule="atLeast"/>
        <w:jc w:val="both"/>
        <w:rPr>
          <w:color w:val="000000"/>
          <w:sz w:val="26"/>
          <w:szCs w:val="26"/>
        </w:rPr>
      </w:pPr>
      <w:r>
        <w:rPr>
          <w:rFonts w:ascii="Tahoma" w:hAnsi="Tahoma" w:cs="Tahoma"/>
          <w:color w:val="5F5F5F"/>
          <w:sz w:val="20"/>
          <w:szCs w:val="20"/>
        </w:rPr>
        <w:t xml:space="preserve">    </w:t>
      </w:r>
      <w:r w:rsidR="001B6EB1" w:rsidRPr="002145B6">
        <w:rPr>
          <w:rFonts w:ascii="Tahoma" w:hAnsi="Tahoma" w:cs="Tahoma"/>
          <w:color w:val="5F5F5F"/>
          <w:sz w:val="20"/>
          <w:szCs w:val="20"/>
        </w:rPr>
        <w:t xml:space="preserve"> </w:t>
      </w:r>
      <w:r w:rsidR="001B6EB1">
        <w:rPr>
          <w:color w:val="000000"/>
          <w:sz w:val="26"/>
          <w:szCs w:val="26"/>
        </w:rPr>
        <w:t>Для пробуждения национального самосознания важное значение имела исследователей фольклора, лингвистов, историков, этнографов. В начале XIX в. зарождается новое научное направление –</w:t>
      </w:r>
      <w:r w:rsidR="001B6EB1">
        <w:rPr>
          <w:rStyle w:val="apple-converted-space"/>
          <w:color w:val="000000"/>
          <w:sz w:val="26"/>
          <w:szCs w:val="26"/>
        </w:rPr>
        <w:t> </w:t>
      </w:r>
      <w:r w:rsidR="001B6EB1">
        <w:rPr>
          <w:rStyle w:val="ft21"/>
          <w:b/>
          <w:bCs/>
          <w:color w:val="000000"/>
          <w:sz w:val="26"/>
          <w:szCs w:val="26"/>
        </w:rPr>
        <w:t>белорусоведение</w:t>
      </w:r>
      <w:r w:rsidR="001B6EB1">
        <w:rPr>
          <w:color w:val="000000"/>
          <w:sz w:val="26"/>
          <w:szCs w:val="26"/>
        </w:rPr>
        <w:t>. Значительный вклад в его развитие внесли братья Тышкевичи – создатели первого на Беларуси музея древностей, археолог, этнограф, историк, литератор А. Киркор, этнограф и публицист П. Шпилевский, историк, мифолог, публицист Т. Нарбут и др.</w:t>
      </w:r>
    </w:p>
    <w:p w:rsidR="00953F34" w:rsidRDefault="00E026C5" w:rsidP="00953F34">
      <w:pPr>
        <w:spacing w:line="0" w:lineRule="atLeast"/>
        <w:jc w:val="both"/>
        <w:rPr>
          <w:lang w:val="be-BY"/>
        </w:rPr>
      </w:pPr>
      <w:r>
        <w:rPr>
          <w:color w:val="000000"/>
          <w:sz w:val="26"/>
          <w:szCs w:val="26"/>
        </w:rPr>
        <w:t xml:space="preserve">  </w:t>
      </w:r>
      <w:r w:rsidR="001B6EB1">
        <w:rPr>
          <w:color w:val="000000"/>
          <w:sz w:val="26"/>
          <w:szCs w:val="26"/>
        </w:rPr>
        <w:t>Значительную роль в изучении Беларуси сыграли российские научные организации (Отделение русского языка и словесности Российской АН и др.), но по большей части это была заслуга</w:t>
      </w:r>
      <w:r>
        <w:rPr>
          <w:color w:val="000000"/>
          <w:sz w:val="26"/>
          <w:szCs w:val="26"/>
        </w:rPr>
        <w:t xml:space="preserve"> </w:t>
      </w:r>
      <w:r w:rsidR="001B6EB1">
        <w:t>ученых-энтузиастов:</w:t>
      </w:r>
      <w:r w:rsidR="001B6EB1">
        <w:rPr>
          <w:color w:val="000000"/>
          <w:sz w:val="26"/>
          <w:szCs w:val="26"/>
        </w:rPr>
        <w:t>И. Носовича, М.</w:t>
      </w:r>
      <w:r w:rsidR="001B6EB1">
        <w:t>Довнар-Запольского,</w:t>
      </w:r>
      <w:r w:rsidR="001B6EB1">
        <w:rPr>
          <w:color w:val="000000"/>
          <w:sz w:val="26"/>
          <w:szCs w:val="26"/>
        </w:rPr>
        <w:t xml:space="preserve"> и др. Большую роль в собирании белорусского фольклора и изучении этнографии Беларуси сыгр</w:t>
      </w:r>
      <w:r w:rsidR="003A128A">
        <w:rPr>
          <w:color w:val="000000"/>
          <w:sz w:val="26"/>
          <w:szCs w:val="26"/>
        </w:rPr>
        <w:t>али русские и польские ученые .</w:t>
      </w:r>
      <w:r w:rsidR="001B6EB1">
        <w:rPr>
          <w:color w:val="000000"/>
          <w:sz w:val="26"/>
          <w:szCs w:val="26"/>
        </w:rPr>
        <w:t xml:space="preserve"> </w:t>
      </w:r>
    </w:p>
    <w:p w:rsidR="00953F34" w:rsidRPr="00254765" w:rsidRDefault="00254765" w:rsidP="00953F34">
      <w:pPr>
        <w:pStyle w:val="a4"/>
        <w:shd w:val="clear" w:color="auto" w:fill="FFFFFF"/>
        <w:spacing w:before="45" w:beforeAutospacing="0" w:after="45" w:afterAutospacing="0"/>
        <w:ind w:left="45" w:right="45" w:firstLine="480"/>
        <w:jc w:val="both"/>
        <w:textAlignment w:val="top"/>
        <w:rPr>
          <w:b/>
          <w:sz w:val="28"/>
          <w:szCs w:val="28"/>
          <w:lang w:val="be-BY"/>
        </w:rPr>
      </w:pPr>
      <w:r w:rsidRPr="00254765">
        <w:rPr>
          <w:b/>
          <w:sz w:val="28"/>
          <w:szCs w:val="28"/>
          <w:lang w:val="be-BY"/>
        </w:rPr>
        <w:t>36. Сталыпінскія рэформы і вынікі іх правядзення на тэрыторыі</w:t>
      </w:r>
    </w:p>
    <w:p w:rsidR="00254765" w:rsidRDefault="00254765" w:rsidP="00254765">
      <w:pPr>
        <w:autoSpaceDE w:val="0"/>
        <w:autoSpaceDN w:val="0"/>
        <w:adjustRightInd w:val="0"/>
        <w:rPr>
          <w:rFonts w:ascii="MinionPro-Regular" w:hAnsi="MinionPro-Regular" w:cs="MinionPro-Regular"/>
          <w:sz w:val="24"/>
          <w:szCs w:val="24"/>
        </w:rPr>
      </w:pPr>
      <w:r w:rsidRPr="003C774A">
        <w:rPr>
          <w:rFonts w:ascii="MinionPro-Regular" w:hAnsi="MinionPro-Regular" w:cs="MinionPro-Regular"/>
          <w:sz w:val="21"/>
          <w:szCs w:val="21"/>
          <w:lang w:val="be-BY"/>
        </w:rPr>
        <w:t xml:space="preserve">      </w:t>
      </w:r>
      <w:r w:rsidRPr="00254765">
        <w:rPr>
          <w:rFonts w:ascii="MinionPro-Regular" w:hAnsi="MinionPro-Regular" w:cs="MinionPro-Regular"/>
          <w:sz w:val="24"/>
          <w:szCs w:val="24"/>
        </w:rPr>
        <w:t>Значительным событием стала аграрная реформа, начатая указом 9 ноября 1906 г. и названная по имени П. Столыпина (министра внутренних дел, затем – председателя Совета Министров России). Она проводилась для ликвидации крестьянского малоземелья,  интенсификации крестьянского хозяйства, обеспечения ускоренного развития капитализма в сельском хозяйстве. Реформа ставила целью укрепить социальную базу самодержавия за счет создания слоя крестьянской</w:t>
      </w:r>
      <w:r>
        <w:rPr>
          <w:rFonts w:ascii="MinionPro-Regular" w:hAnsi="MinionPro-Regular" w:cs="MinionPro-Regular"/>
          <w:sz w:val="24"/>
          <w:szCs w:val="24"/>
        </w:rPr>
        <w:t xml:space="preserve"> </w:t>
      </w:r>
      <w:r w:rsidRPr="00254765">
        <w:rPr>
          <w:rFonts w:ascii="MinionPro-Regular" w:hAnsi="MinionPro-Regular" w:cs="MinionPro-Regular"/>
          <w:sz w:val="24"/>
          <w:szCs w:val="24"/>
        </w:rPr>
        <w:t xml:space="preserve">буржуазии. </w:t>
      </w:r>
    </w:p>
    <w:p w:rsidR="00254765" w:rsidRPr="00254765" w:rsidRDefault="00254765" w:rsidP="00254765">
      <w:pPr>
        <w:autoSpaceDE w:val="0"/>
        <w:autoSpaceDN w:val="0"/>
        <w:adjustRightInd w:val="0"/>
        <w:rPr>
          <w:rFonts w:ascii="MinionPro-Regular" w:hAnsi="MinionPro-Regular" w:cs="MinionPro-Regular"/>
          <w:sz w:val="24"/>
          <w:szCs w:val="24"/>
        </w:rPr>
      </w:pPr>
      <w:r>
        <w:rPr>
          <w:rFonts w:ascii="MinionPro-Regular" w:hAnsi="MinionPro-Regular" w:cs="MinionPro-Regular"/>
          <w:sz w:val="24"/>
          <w:szCs w:val="24"/>
        </w:rPr>
        <w:t xml:space="preserve">    </w:t>
      </w:r>
      <w:r w:rsidRPr="00254765">
        <w:rPr>
          <w:rFonts w:ascii="MinionPro-Regular" w:hAnsi="MinionPro-Regular" w:cs="MinionPro-Regular"/>
          <w:sz w:val="24"/>
          <w:szCs w:val="24"/>
        </w:rPr>
        <w:t>Основными мероприятиями стали: свободный выход крестьян из общины и закрепление их надельных земель в наследуемую частную собственность; образование хуторов (обособленных усадеб с хозяйственными постройками и земельным участком) и отрубов (полевой надел находился в одном месте, но без переноса усадьбы); организация массовых переселений в Сибирь, Среднюю Азию и на Дальний Восток.</w:t>
      </w:r>
    </w:p>
    <w:p w:rsidR="00254765" w:rsidRPr="00254765" w:rsidRDefault="00254765" w:rsidP="00254765">
      <w:pPr>
        <w:autoSpaceDE w:val="0"/>
        <w:autoSpaceDN w:val="0"/>
        <w:adjustRightInd w:val="0"/>
        <w:rPr>
          <w:rFonts w:ascii="MinionPro-Regular" w:hAnsi="MinionPro-Regular" w:cs="MinionPro-Regular"/>
          <w:sz w:val="24"/>
          <w:szCs w:val="24"/>
        </w:rPr>
      </w:pPr>
      <w:r w:rsidRPr="00254765">
        <w:rPr>
          <w:rFonts w:ascii="MinionPro-Regular" w:hAnsi="MinionPro-Regular" w:cs="MinionPro-Regular"/>
          <w:sz w:val="24"/>
          <w:szCs w:val="24"/>
        </w:rPr>
        <w:t xml:space="preserve">          В Беларуси к 1906 г. общинное землевладение сохранилось только в Витебской и Могилевской губерниях. В белорусских губерниях было создано 128,1 тыс. хуторов и отрубов. Процент хуторизации здесь был выше, чем в России в целом. За 1907–1914 гг. из Беларуси за Урал переселились 368,4 тыс. человек. Однако часто переселенцам отводились земельные</w:t>
      </w:r>
      <w:r>
        <w:rPr>
          <w:rFonts w:ascii="MinionPro-Regular" w:hAnsi="MinionPro-Regular" w:cs="MinionPro-Regular"/>
          <w:sz w:val="24"/>
          <w:szCs w:val="24"/>
        </w:rPr>
        <w:t xml:space="preserve"> </w:t>
      </w:r>
      <w:r w:rsidRPr="00254765">
        <w:rPr>
          <w:rFonts w:ascii="MinionPro-Regular" w:hAnsi="MinionPro-Regular" w:cs="MinionPro-Regular"/>
          <w:sz w:val="24"/>
          <w:szCs w:val="24"/>
        </w:rPr>
        <w:t>участки в неудобных местах. Денег, выделенных государством, было недостаточно. Поэтому некоторые крестьяне возвращались назад.</w:t>
      </w:r>
    </w:p>
    <w:p w:rsidR="00254765" w:rsidRPr="00254765" w:rsidRDefault="00254765" w:rsidP="00254765">
      <w:pPr>
        <w:autoSpaceDE w:val="0"/>
        <w:autoSpaceDN w:val="0"/>
        <w:adjustRightInd w:val="0"/>
        <w:rPr>
          <w:rFonts w:ascii="MinionPro-Regular" w:hAnsi="MinionPro-Regular" w:cs="MinionPro-Regular"/>
          <w:sz w:val="24"/>
          <w:szCs w:val="24"/>
        </w:rPr>
      </w:pPr>
      <w:r w:rsidRPr="00254765">
        <w:rPr>
          <w:rFonts w:ascii="MinionPro-Regular" w:hAnsi="MinionPro-Regular" w:cs="MinionPro-Regular"/>
          <w:sz w:val="24"/>
          <w:szCs w:val="24"/>
        </w:rPr>
        <w:t xml:space="preserve">    Аграрная реф</w:t>
      </w:r>
      <w:r>
        <w:rPr>
          <w:rFonts w:ascii="MinionPro-Regular" w:hAnsi="MinionPro-Regular" w:cs="MinionPro-Regular"/>
          <w:sz w:val="24"/>
          <w:szCs w:val="24"/>
        </w:rPr>
        <w:t xml:space="preserve">орма способствовала  улучшению развития </w:t>
      </w:r>
      <w:r w:rsidRPr="00254765">
        <w:rPr>
          <w:rFonts w:ascii="MinionPro-Regular" w:hAnsi="MinionPro-Regular" w:cs="MinionPro-Regular"/>
          <w:sz w:val="24"/>
          <w:szCs w:val="24"/>
        </w:rPr>
        <w:t xml:space="preserve">сельского хозяйства. Увеличились  </w:t>
      </w:r>
      <w:r>
        <w:rPr>
          <w:rFonts w:ascii="MinionPro-Regular" w:hAnsi="MinionPro-Regular" w:cs="MinionPro-Regular"/>
          <w:sz w:val="24"/>
          <w:szCs w:val="24"/>
        </w:rPr>
        <w:t>м</w:t>
      </w:r>
      <w:r w:rsidRPr="00254765">
        <w:rPr>
          <w:rFonts w:ascii="MinionPro-Regular" w:hAnsi="MinionPro-Regular" w:cs="MinionPro-Regular"/>
          <w:sz w:val="24"/>
          <w:szCs w:val="24"/>
        </w:rPr>
        <w:t xml:space="preserve">ногопольные севообороты, углублялась специализация сельского хозяйства (мясомолочное животноводство и винокурение), использовались передовые орудия труда и сельскохозяйственные машины. </w:t>
      </w:r>
      <w:r>
        <w:rPr>
          <w:rFonts w:ascii="MinionPro-Regular" w:hAnsi="MinionPro-Regular" w:cs="MinionPro-Regular"/>
          <w:sz w:val="24"/>
          <w:szCs w:val="24"/>
        </w:rPr>
        <w:t xml:space="preserve"> Шло расслоение </w:t>
      </w:r>
      <w:r w:rsidRPr="00254765">
        <w:rPr>
          <w:rFonts w:ascii="MinionPro-Regular" w:hAnsi="MinionPro-Regular" w:cs="MinionPro-Regular"/>
          <w:sz w:val="24"/>
          <w:szCs w:val="24"/>
        </w:rPr>
        <w:t xml:space="preserve"> крестьянства: с одной стороны, крестьяне предприниматели брали кредиты, покупали землю, создавали хозяйства фермерского типа, с другой – крестьяне-бедняки были вынуждены продавать свою землю и пополнять ряды пролетариата.</w:t>
      </w:r>
    </w:p>
    <w:p w:rsidR="00254765" w:rsidRPr="00254765" w:rsidRDefault="00254765" w:rsidP="00254765">
      <w:pPr>
        <w:autoSpaceDE w:val="0"/>
        <w:autoSpaceDN w:val="0"/>
        <w:adjustRightInd w:val="0"/>
        <w:rPr>
          <w:rFonts w:ascii="MinionPro-Regular" w:hAnsi="MinionPro-Regular" w:cs="MinionPro-Regular"/>
          <w:sz w:val="24"/>
          <w:szCs w:val="24"/>
        </w:rPr>
      </w:pPr>
      <w:r w:rsidRPr="00254765">
        <w:rPr>
          <w:rFonts w:ascii="MinionPro-Regular" w:hAnsi="MinionPro-Regular" w:cs="MinionPro-Regular"/>
          <w:sz w:val="24"/>
          <w:szCs w:val="24"/>
        </w:rPr>
        <w:lastRenderedPageBreak/>
        <w:t xml:space="preserve">     После экономического кризиса 1900–1903 гг. и депрессии 1904–1907 гг. наступил промышленный подъем.  Для хозяйства Беларуси был характерен ряд особенностей. Промышленность развивалась высокими темпами. За 1908–1913 гг. среднегодовой при рост промышленного производства белорусских губерний составил около 14 %, что было выше, чем по России в целом и объяснялось более низкой точкой отсчета. Ведущее место по-прежнему занимала пищевая промышленность. Большой удельный вес составляло ремесленное производство. Концентрация производст</w:t>
      </w:r>
      <w:r>
        <w:rPr>
          <w:rFonts w:ascii="MinionPro-Regular" w:hAnsi="MinionPro-Regular" w:cs="MinionPro-Regular"/>
          <w:sz w:val="24"/>
          <w:szCs w:val="24"/>
        </w:rPr>
        <w:t>ва и капитала была низкой. В со</w:t>
      </w:r>
      <w:r w:rsidRPr="00254765">
        <w:rPr>
          <w:rFonts w:ascii="MinionPro-Regular" w:hAnsi="MinionPro-Regular" w:cs="MinionPro-Regular"/>
          <w:sz w:val="24"/>
          <w:szCs w:val="24"/>
        </w:rPr>
        <w:t>ставе буржуазии преобладали евреи, что было связано с «чертой еврейской оседлости». Активно  развивалась финансово-кредитная система, внутренняя и внешняя торговля. Известными были Минская и Гомельская ярмарки, работали Минская и Витебская биржи.</w:t>
      </w:r>
    </w:p>
    <w:p w:rsidR="00254765" w:rsidRDefault="00254765" w:rsidP="00254765">
      <w:pPr>
        <w:pStyle w:val="a4"/>
        <w:shd w:val="clear" w:color="auto" w:fill="FFFFFF"/>
        <w:spacing w:before="45" w:beforeAutospacing="0" w:after="45" w:afterAutospacing="0"/>
        <w:ind w:left="45" w:right="45" w:firstLine="480"/>
        <w:jc w:val="both"/>
        <w:textAlignment w:val="top"/>
        <w:rPr>
          <w:rFonts w:ascii="MinionPro-Regular" w:eastAsiaTheme="minorHAnsi" w:hAnsi="MinionPro-Regular" w:cs="MinionPro-Regular"/>
          <w:lang w:eastAsia="en-US"/>
        </w:rPr>
      </w:pPr>
      <w:r w:rsidRPr="00254765">
        <w:rPr>
          <w:rFonts w:ascii="MinionPro-Regular" w:eastAsiaTheme="minorHAnsi" w:hAnsi="MinionPro-Regular" w:cs="MinionPro-Regular"/>
          <w:lang w:eastAsia="en-US"/>
        </w:rPr>
        <w:t xml:space="preserve">     Однако, несмотря на успехи индустриализации, белорусские губернии остались аграрным регионом. Буржуазная модернизация здесь, как и во всей империи, осталась незавершенной</w:t>
      </w:r>
    </w:p>
    <w:p w:rsidR="00254765" w:rsidRPr="00254765" w:rsidRDefault="00254765" w:rsidP="00AB6906">
      <w:pPr>
        <w:spacing w:line="0" w:lineRule="atLeast"/>
        <w:jc w:val="both"/>
        <w:rPr>
          <w:b/>
          <w:lang w:val="be-BY"/>
        </w:rPr>
      </w:pPr>
      <w:r w:rsidRPr="00254765">
        <w:rPr>
          <w:b/>
          <w:lang w:val="be-BY"/>
        </w:rPr>
        <w:t>37. Культура Беларусі ў ХІХ–пачатку ХХ ст.</w:t>
      </w:r>
    </w:p>
    <w:p w:rsidR="001025C7" w:rsidRPr="001025C7" w:rsidRDefault="001025C7" w:rsidP="001025C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1025C7">
        <w:rPr>
          <w:rStyle w:val="apple-converted-space"/>
          <w:rFonts w:ascii="Tahoma" w:hAnsi="Tahoma" w:cs="Tahoma"/>
          <w:color w:val="5F5F5F"/>
        </w:rPr>
        <w:t> </w:t>
      </w:r>
      <w:r w:rsidRPr="001025C7">
        <w:rPr>
          <w:rFonts w:ascii="Tahoma" w:hAnsi="Tahoma" w:cs="Tahoma"/>
          <w:color w:val="5F5F5F"/>
        </w:rPr>
        <w:t xml:space="preserve">Процесс формирования белорусской нации наложил отпечаток на развитие материальной и духовной культуры белорусов. </w:t>
      </w:r>
      <w:r w:rsidR="00CA7BA0">
        <w:rPr>
          <w:rFonts w:ascii="Tahoma" w:hAnsi="Tahoma" w:cs="Tahoma"/>
          <w:color w:val="5F5F5F"/>
        </w:rPr>
        <w:t xml:space="preserve">  Тенденции развития культуры</w:t>
      </w:r>
      <w:r w:rsidRPr="001025C7">
        <w:rPr>
          <w:rFonts w:ascii="Tahoma" w:hAnsi="Tahoma" w:cs="Tahoma"/>
          <w:color w:val="5F5F5F"/>
        </w:rPr>
        <w:t xml:space="preserve"> </w:t>
      </w:r>
      <w:r w:rsidR="00451C4E">
        <w:rPr>
          <w:rFonts w:ascii="Tahoma" w:hAnsi="Tahoma" w:cs="Tahoma"/>
          <w:color w:val="5F5F5F"/>
        </w:rPr>
        <w:t>–</w:t>
      </w:r>
      <w:r w:rsidR="00CA7BA0">
        <w:rPr>
          <w:rFonts w:ascii="Tahoma" w:hAnsi="Tahoma" w:cs="Tahoma"/>
          <w:color w:val="5F5F5F"/>
        </w:rPr>
        <w:t xml:space="preserve"> Рост</w:t>
      </w:r>
      <w:r w:rsidR="00451C4E">
        <w:rPr>
          <w:rFonts w:ascii="Tahoma" w:hAnsi="Tahoma" w:cs="Tahoma"/>
          <w:color w:val="5F5F5F"/>
        </w:rPr>
        <w:t xml:space="preserve"> </w:t>
      </w:r>
      <w:r w:rsidRPr="001025C7">
        <w:rPr>
          <w:rFonts w:ascii="Tahoma" w:hAnsi="Tahoma" w:cs="Tahoma"/>
          <w:color w:val="5F5F5F"/>
        </w:rPr>
        <w:t>национального самосознания, развитие белорусского национального движения, научное осмысление истории, э</w:t>
      </w:r>
      <w:r w:rsidR="00CA7BA0">
        <w:rPr>
          <w:rFonts w:ascii="Tahoma" w:hAnsi="Tahoma" w:cs="Tahoma"/>
          <w:color w:val="5F5F5F"/>
        </w:rPr>
        <w:t>тнографии, фольклора белорусов</w:t>
      </w:r>
      <w:r w:rsidRPr="001025C7">
        <w:rPr>
          <w:rFonts w:ascii="Tahoma" w:hAnsi="Tahoma" w:cs="Tahoma"/>
          <w:color w:val="5F5F5F"/>
        </w:rPr>
        <w:t>.</w:t>
      </w:r>
    </w:p>
    <w:p w:rsidR="00A05B7E" w:rsidRDefault="001025C7" w:rsidP="001025C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1025C7">
        <w:rPr>
          <w:rFonts w:ascii="Tahoma" w:hAnsi="Tahoma" w:cs="Tahoma"/>
          <w:color w:val="5F5F5F"/>
        </w:rPr>
        <w:t xml:space="preserve">Со второй половины XIX в. началось  широкомасштабное изучение Беларуси, ее истории, языка и культуры. Труды </w:t>
      </w:r>
      <w:r w:rsidR="00451C4E">
        <w:rPr>
          <w:rFonts w:ascii="Tahoma" w:hAnsi="Tahoma" w:cs="Tahoma"/>
          <w:color w:val="5F5F5F"/>
        </w:rPr>
        <w:t xml:space="preserve"> М.Довнар-Запольсского </w:t>
      </w:r>
      <w:r w:rsidRPr="001025C7">
        <w:rPr>
          <w:rFonts w:ascii="Tahoma" w:hAnsi="Tahoma" w:cs="Tahoma"/>
          <w:color w:val="5F5F5F"/>
        </w:rPr>
        <w:t xml:space="preserve"> Е. Карского и других ученых объективно засвидетельствовали факт существования самостоятельного белорусского этноса. Отличительным признаком времени стало развитие художественной литературы и периодической печати на белорусском языке</w:t>
      </w:r>
      <w:r w:rsidR="00451C4E">
        <w:rPr>
          <w:rFonts w:ascii="Tahoma" w:hAnsi="Tahoma" w:cs="Tahoma"/>
          <w:color w:val="5F5F5F"/>
        </w:rPr>
        <w:t>.</w:t>
      </w:r>
      <w:r w:rsidRPr="001025C7">
        <w:rPr>
          <w:rFonts w:ascii="Tahoma" w:hAnsi="Tahoma" w:cs="Tahoma"/>
          <w:color w:val="5F5F5F"/>
        </w:rPr>
        <w:t xml:space="preserve">, </w:t>
      </w:r>
    </w:p>
    <w:p w:rsidR="001025C7" w:rsidRPr="001025C7" w:rsidRDefault="001025C7" w:rsidP="001025C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1025C7">
        <w:rPr>
          <w:rStyle w:val="a3"/>
          <w:rFonts w:ascii="Tahoma" w:hAnsi="Tahoma" w:cs="Tahoma"/>
          <w:b w:val="0"/>
          <w:bCs w:val="0"/>
          <w:color w:val="5F5F5F"/>
        </w:rPr>
        <w:t>Система образования.</w:t>
      </w:r>
      <w:r w:rsidRPr="001025C7">
        <w:rPr>
          <w:rStyle w:val="apple-converted-space"/>
          <w:rFonts w:ascii="Tahoma" w:hAnsi="Tahoma" w:cs="Tahoma"/>
          <w:color w:val="5F5F5F"/>
        </w:rPr>
        <w:t> </w:t>
      </w:r>
    </w:p>
    <w:p w:rsidR="00A05B7E" w:rsidRDefault="00451C4E" w:rsidP="001025C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Pr>
          <w:rStyle w:val="a5"/>
          <w:rFonts w:ascii="Tahoma" w:hAnsi="Tahoma" w:cs="Tahoma"/>
          <w:color w:val="5F5F5F"/>
        </w:rPr>
        <w:t>начальное</w:t>
      </w:r>
      <w:r w:rsidR="001025C7" w:rsidRPr="001025C7">
        <w:rPr>
          <w:rStyle w:val="a5"/>
          <w:rFonts w:ascii="Tahoma" w:hAnsi="Tahoma" w:cs="Tahoma"/>
          <w:color w:val="5F5F5F"/>
        </w:rPr>
        <w:t xml:space="preserve"> образовани</w:t>
      </w:r>
      <w:r>
        <w:rPr>
          <w:rStyle w:val="a5"/>
          <w:rFonts w:ascii="Tahoma" w:hAnsi="Tahoma" w:cs="Tahoma"/>
          <w:color w:val="5F5F5F"/>
        </w:rPr>
        <w:t>е давали народные училища и церковно-приходские школы.</w:t>
      </w:r>
      <w:r w:rsidR="001025C7" w:rsidRPr="001025C7">
        <w:rPr>
          <w:rFonts w:ascii="Tahoma" w:hAnsi="Tahoma" w:cs="Tahoma"/>
          <w:color w:val="5F5F5F"/>
        </w:rPr>
        <w:t xml:space="preserve"> наблюдалась разнотипность начальных школ. Различия в учебных программах и сроках обучения снижали качество подготовки, ставили учеников начальных школ в неравное положение. Только выпускникам городских четырехклассных училищ разрешалось поступать в средние учебные заведения, но при условии достаточной подготовки по иностранным языкам</w:t>
      </w:r>
    </w:p>
    <w:p w:rsidR="001025C7" w:rsidRPr="001025C7" w:rsidRDefault="001025C7" w:rsidP="001025C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1025C7">
        <w:rPr>
          <w:rStyle w:val="a5"/>
          <w:rFonts w:ascii="Tahoma" w:hAnsi="Tahoma" w:cs="Tahoma"/>
          <w:color w:val="5F5F5F"/>
        </w:rPr>
        <w:t>Среднее образование</w:t>
      </w:r>
      <w:r w:rsidR="00451C4E">
        <w:rPr>
          <w:rStyle w:val="a5"/>
          <w:rFonts w:ascii="Tahoma" w:hAnsi="Tahoma" w:cs="Tahoma"/>
          <w:color w:val="5F5F5F"/>
        </w:rPr>
        <w:t xml:space="preserve"> получалось в гимназии и </w:t>
      </w:r>
      <w:r w:rsidRPr="001025C7">
        <w:rPr>
          <w:rStyle w:val="apple-converted-space"/>
          <w:rFonts w:ascii="Tahoma" w:hAnsi="Tahoma" w:cs="Tahoma"/>
          <w:color w:val="5F5F5F"/>
        </w:rPr>
        <w:t> </w:t>
      </w:r>
      <w:r w:rsidRPr="001025C7">
        <w:rPr>
          <w:rFonts w:ascii="Tahoma" w:hAnsi="Tahoma" w:cs="Tahoma"/>
          <w:color w:val="5F5F5F"/>
        </w:rPr>
        <w:t>оставалось привилегией господствующих классов. Обучение в средних учебных заведениях являлось платным. Например, циркуляр от 1887 г., который называли «циркуляром о кухаркиных детях», предписывал не принимать в гимназии и прогимназии детей кучеров, лакеев, поваров, прачек, мелких лавочников.</w:t>
      </w:r>
    </w:p>
    <w:p w:rsidR="001025C7" w:rsidRPr="001025C7" w:rsidRDefault="001025C7" w:rsidP="001025C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1025C7">
        <w:rPr>
          <w:rFonts w:ascii="Tahoma" w:hAnsi="Tahoma" w:cs="Tahoma"/>
          <w:color w:val="5F5F5F"/>
        </w:rPr>
        <w:t>Классические</w:t>
      </w:r>
      <w:r w:rsidRPr="001025C7">
        <w:rPr>
          <w:rStyle w:val="apple-converted-space"/>
          <w:rFonts w:ascii="Tahoma" w:hAnsi="Tahoma" w:cs="Tahoma"/>
          <w:color w:val="5F5F5F"/>
        </w:rPr>
        <w:t> </w:t>
      </w:r>
      <w:r w:rsidRPr="001025C7">
        <w:rPr>
          <w:rStyle w:val="a5"/>
          <w:rFonts w:ascii="Tahoma" w:hAnsi="Tahoma" w:cs="Tahoma"/>
          <w:color w:val="5F5F5F"/>
        </w:rPr>
        <w:t>мужские гимназии</w:t>
      </w:r>
      <w:r w:rsidRPr="001025C7">
        <w:rPr>
          <w:rStyle w:val="apple-converted-space"/>
          <w:rFonts w:ascii="Tahoma" w:hAnsi="Tahoma" w:cs="Tahoma"/>
          <w:color w:val="5F5F5F"/>
        </w:rPr>
        <w:t> </w:t>
      </w:r>
      <w:r w:rsidRPr="001025C7">
        <w:rPr>
          <w:rFonts w:ascii="Tahoma" w:hAnsi="Tahoma" w:cs="Tahoma"/>
          <w:color w:val="5F5F5F"/>
        </w:rPr>
        <w:t>давали основательную гуманитарную подготовку</w:t>
      </w:r>
      <w:r w:rsidR="00451C4E">
        <w:rPr>
          <w:rFonts w:ascii="Tahoma" w:hAnsi="Tahoma" w:cs="Tahoma"/>
          <w:color w:val="5F5F5F"/>
        </w:rPr>
        <w:t>.</w:t>
      </w:r>
      <w:r w:rsidRPr="001025C7">
        <w:rPr>
          <w:rFonts w:ascii="Tahoma" w:hAnsi="Tahoma" w:cs="Tahoma"/>
          <w:color w:val="5F5F5F"/>
        </w:rPr>
        <w:t>Только выпускники гимназий имели исключительное право поступления в университеты. В</w:t>
      </w:r>
      <w:r w:rsidRPr="001025C7">
        <w:rPr>
          <w:rStyle w:val="apple-converted-space"/>
          <w:rFonts w:ascii="Tahoma" w:hAnsi="Tahoma" w:cs="Tahoma"/>
          <w:color w:val="5F5F5F"/>
        </w:rPr>
        <w:t> </w:t>
      </w:r>
      <w:r w:rsidRPr="001025C7">
        <w:rPr>
          <w:rStyle w:val="a5"/>
          <w:rFonts w:ascii="Tahoma" w:hAnsi="Tahoma" w:cs="Tahoma"/>
          <w:color w:val="5F5F5F"/>
        </w:rPr>
        <w:t>реальных училищах</w:t>
      </w:r>
      <w:r w:rsidRPr="001025C7">
        <w:rPr>
          <w:rStyle w:val="apple-converted-space"/>
          <w:rFonts w:ascii="Tahoma" w:hAnsi="Tahoma" w:cs="Tahoma"/>
          <w:color w:val="5F5F5F"/>
        </w:rPr>
        <w:t> </w:t>
      </w:r>
      <w:r w:rsidRPr="001025C7">
        <w:rPr>
          <w:rFonts w:ascii="Tahoma" w:hAnsi="Tahoma" w:cs="Tahoma"/>
          <w:color w:val="5F5F5F"/>
        </w:rPr>
        <w:t>главное место отводилось дисциплинам природоведческо-математического цикла, поэтому их выпускники могли поступать в технические или торговые высшие учебные заведения.</w:t>
      </w:r>
    </w:p>
    <w:p w:rsidR="001025C7" w:rsidRPr="001025C7" w:rsidRDefault="001025C7" w:rsidP="00A05B7E">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1025C7">
        <w:rPr>
          <w:rFonts w:ascii="Tahoma" w:hAnsi="Tahoma" w:cs="Tahoma"/>
          <w:color w:val="5F5F5F"/>
        </w:rPr>
        <w:t>Происходило становление системы</w:t>
      </w:r>
      <w:r w:rsidRPr="001025C7">
        <w:rPr>
          <w:rStyle w:val="apple-converted-space"/>
          <w:rFonts w:ascii="Tahoma" w:hAnsi="Tahoma" w:cs="Tahoma"/>
          <w:color w:val="5F5F5F"/>
        </w:rPr>
        <w:t> </w:t>
      </w:r>
      <w:r w:rsidRPr="001025C7">
        <w:rPr>
          <w:rStyle w:val="a5"/>
          <w:rFonts w:ascii="Tahoma" w:hAnsi="Tahoma" w:cs="Tahoma"/>
          <w:color w:val="5F5F5F"/>
        </w:rPr>
        <w:t>профессионального образования.</w:t>
      </w:r>
      <w:r w:rsidRPr="001025C7">
        <w:rPr>
          <w:rStyle w:val="apple-converted-space"/>
          <w:rFonts w:ascii="Tahoma" w:hAnsi="Tahoma" w:cs="Tahoma"/>
          <w:color w:val="5F5F5F"/>
        </w:rPr>
        <w:t> </w:t>
      </w:r>
      <w:r w:rsidRPr="001025C7">
        <w:rPr>
          <w:rFonts w:ascii="Tahoma" w:hAnsi="Tahoma" w:cs="Tahoma"/>
          <w:color w:val="5F5F5F"/>
        </w:rPr>
        <w:t xml:space="preserve">В Беларуси создавались ремесленные, сельскохозяйственные, торговые, медицинские, музыкальные, художественные учебные заведения. </w:t>
      </w:r>
    </w:p>
    <w:p w:rsidR="00A05B7E" w:rsidRDefault="001025C7" w:rsidP="001025C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1025C7">
        <w:rPr>
          <w:rStyle w:val="a3"/>
          <w:rFonts w:ascii="Tahoma" w:hAnsi="Tahoma" w:cs="Tahoma"/>
          <w:b w:val="0"/>
          <w:bCs w:val="0"/>
          <w:color w:val="5F5F5F"/>
        </w:rPr>
        <w:t>Развитие белорусской литературы.</w:t>
      </w:r>
      <w:r w:rsidRPr="001025C7">
        <w:rPr>
          <w:rStyle w:val="apple-converted-space"/>
          <w:rFonts w:ascii="Tahoma" w:hAnsi="Tahoma" w:cs="Tahoma"/>
          <w:color w:val="5F5F5F"/>
        </w:rPr>
        <w:t> </w:t>
      </w:r>
      <w:r w:rsidRPr="001025C7">
        <w:rPr>
          <w:rFonts w:ascii="Tahoma" w:hAnsi="Tahoma" w:cs="Tahoma"/>
          <w:color w:val="5F5F5F"/>
        </w:rPr>
        <w:t xml:space="preserve">Во второй половине XIX в. начался новый этап в развитии белорусской литературы и литературного языка. Значительным </w:t>
      </w:r>
      <w:r w:rsidRPr="001025C7">
        <w:rPr>
          <w:rFonts w:ascii="Tahoma" w:hAnsi="Tahoma" w:cs="Tahoma"/>
          <w:color w:val="5F5F5F"/>
        </w:rPr>
        <w:lastRenderedPageBreak/>
        <w:t>достижением белорусской литературы второй половины XIX в. стало творчество</w:t>
      </w:r>
      <w:r w:rsidRPr="001025C7">
        <w:rPr>
          <w:rStyle w:val="apple-converted-space"/>
          <w:rFonts w:ascii="Tahoma" w:hAnsi="Tahoma" w:cs="Tahoma"/>
          <w:color w:val="5F5F5F"/>
        </w:rPr>
        <w:t> </w:t>
      </w:r>
      <w:r w:rsidRPr="001025C7">
        <w:rPr>
          <w:rStyle w:val="a5"/>
          <w:rFonts w:ascii="Tahoma" w:hAnsi="Tahoma" w:cs="Tahoma"/>
          <w:color w:val="5F5F5F"/>
        </w:rPr>
        <w:t>Франтишка Богушевича.</w:t>
      </w:r>
      <w:r w:rsidRPr="001025C7">
        <w:rPr>
          <w:rStyle w:val="apple-converted-space"/>
          <w:rFonts w:ascii="Tahoma" w:hAnsi="Tahoma" w:cs="Tahoma"/>
          <w:color w:val="5F5F5F"/>
        </w:rPr>
        <w:t> </w:t>
      </w:r>
      <w:r w:rsidRPr="001025C7">
        <w:rPr>
          <w:rFonts w:ascii="Tahoma" w:hAnsi="Tahoma" w:cs="Tahoma"/>
          <w:color w:val="5F5F5F"/>
        </w:rPr>
        <w:t xml:space="preserve">К своим сборникам «Дудка беларуская», «Смык беларускі» Ф. Богушевич составлял предисловия, где стремился пробудить национальное сознание белорусского народа. </w:t>
      </w:r>
    </w:p>
    <w:p w:rsidR="00451C4E" w:rsidRDefault="001025C7" w:rsidP="001025C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1025C7">
        <w:rPr>
          <w:rFonts w:ascii="Tahoma" w:hAnsi="Tahoma" w:cs="Tahoma"/>
          <w:color w:val="5F5F5F"/>
        </w:rPr>
        <w:t>На лучшие достижения литературы второй половины XIX в. опиралась белорусская литература начала XX в. Новые темы, мотивы и образы привнесла в белорусскую литературу</w:t>
      </w:r>
      <w:r w:rsidRPr="001025C7">
        <w:rPr>
          <w:rStyle w:val="apple-converted-space"/>
          <w:rFonts w:ascii="Tahoma" w:hAnsi="Tahoma" w:cs="Tahoma"/>
          <w:color w:val="5F5F5F"/>
        </w:rPr>
        <w:t> </w:t>
      </w:r>
      <w:r w:rsidRPr="001025C7">
        <w:rPr>
          <w:rStyle w:val="a5"/>
          <w:rFonts w:ascii="Tahoma" w:hAnsi="Tahoma" w:cs="Tahoma"/>
          <w:color w:val="5F5F5F"/>
        </w:rPr>
        <w:t>Тетка (А. Пашкевич).</w:t>
      </w:r>
      <w:r w:rsidRPr="001025C7">
        <w:rPr>
          <w:rStyle w:val="apple-converted-space"/>
          <w:rFonts w:ascii="Tahoma" w:hAnsi="Tahoma" w:cs="Tahoma"/>
          <w:color w:val="5F5F5F"/>
        </w:rPr>
        <w:t> </w:t>
      </w:r>
      <w:r w:rsidRPr="001025C7">
        <w:rPr>
          <w:rFonts w:ascii="Tahoma" w:hAnsi="Tahoma" w:cs="Tahoma"/>
          <w:color w:val="5F5F5F"/>
        </w:rPr>
        <w:t>Ее книги «Скрыпка беларуская», «Хрэст на свабоду» стали первыми оригинальными сборниками белорусской поэзии XX в. Как талантливый поэт-новатор, один из основателей белорусской драматургии и национальной школы перевода вошел в историю белорусской литературы</w:t>
      </w:r>
      <w:r w:rsidRPr="001025C7">
        <w:rPr>
          <w:rStyle w:val="apple-converted-space"/>
          <w:rFonts w:ascii="Tahoma" w:hAnsi="Tahoma" w:cs="Tahoma"/>
          <w:color w:val="5F5F5F"/>
        </w:rPr>
        <w:t> </w:t>
      </w:r>
      <w:r w:rsidRPr="001025C7">
        <w:rPr>
          <w:rStyle w:val="a5"/>
          <w:rFonts w:ascii="Tahoma" w:hAnsi="Tahoma" w:cs="Tahoma"/>
          <w:color w:val="5F5F5F"/>
        </w:rPr>
        <w:t>Янка Купала</w:t>
      </w:r>
      <w:r w:rsidRPr="001025C7">
        <w:rPr>
          <w:rStyle w:val="apple-converted-space"/>
          <w:rFonts w:ascii="Tahoma" w:hAnsi="Tahoma" w:cs="Tahoma"/>
          <w:color w:val="5F5F5F"/>
        </w:rPr>
        <w:t> </w:t>
      </w:r>
      <w:r w:rsidRPr="001025C7">
        <w:rPr>
          <w:rFonts w:ascii="Tahoma" w:hAnsi="Tahoma" w:cs="Tahoma"/>
          <w:color w:val="5F5F5F"/>
        </w:rPr>
        <w:t>(</w:t>
      </w:r>
      <w:r w:rsidRPr="001025C7">
        <w:rPr>
          <w:rStyle w:val="a5"/>
          <w:rFonts w:ascii="Tahoma" w:hAnsi="Tahoma" w:cs="Tahoma"/>
          <w:color w:val="5F5F5F"/>
        </w:rPr>
        <w:t>И. Луцевич).</w:t>
      </w:r>
      <w:r w:rsidRPr="001025C7">
        <w:rPr>
          <w:rStyle w:val="apple-converted-space"/>
          <w:rFonts w:ascii="Tahoma" w:hAnsi="Tahoma" w:cs="Tahoma"/>
          <w:color w:val="5F5F5F"/>
        </w:rPr>
        <w:t> </w:t>
      </w:r>
      <w:r w:rsidR="00451C4E" w:rsidRPr="001025C7">
        <w:rPr>
          <w:rFonts w:ascii="Tahoma" w:hAnsi="Tahoma" w:cs="Tahoma"/>
          <w:color w:val="5F5F5F"/>
        </w:rPr>
        <w:t xml:space="preserve"> </w:t>
      </w:r>
      <w:r w:rsidR="00451C4E">
        <w:rPr>
          <w:rFonts w:ascii="Tahoma" w:hAnsi="Tahoma" w:cs="Tahoma"/>
          <w:color w:val="5F5F5F"/>
        </w:rPr>
        <w:t>О</w:t>
      </w:r>
      <w:r w:rsidRPr="001025C7">
        <w:rPr>
          <w:rFonts w:ascii="Tahoma" w:hAnsi="Tahoma" w:cs="Tahoma"/>
          <w:color w:val="5F5F5F"/>
        </w:rPr>
        <w:t>снователем новой белорусской литературы и литературного языка</w:t>
      </w:r>
      <w:r w:rsidR="00451C4E">
        <w:rPr>
          <w:rFonts w:ascii="Tahoma" w:hAnsi="Tahoma" w:cs="Tahoma"/>
          <w:color w:val="5F5F5F"/>
        </w:rPr>
        <w:t>также</w:t>
      </w:r>
      <w:r w:rsidRPr="001025C7">
        <w:rPr>
          <w:rFonts w:ascii="Tahoma" w:hAnsi="Tahoma" w:cs="Tahoma"/>
          <w:color w:val="5F5F5F"/>
        </w:rPr>
        <w:t xml:space="preserve"> является</w:t>
      </w:r>
      <w:r w:rsidRPr="001025C7">
        <w:rPr>
          <w:rStyle w:val="apple-converted-space"/>
          <w:rFonts w:ascii="Tahoma" w:hAnsi="Tahoma" w:cs="Tahoma"/>
          <w:color w:val="5F5F5F"/>
        </w:rPr>
        <w:t> </w:t>
      </w:r>
      <w:r w:rsidRPr="001025C7">
        <w:rPr>
          <w:rStyle w:val="a5"/>
          <w:rFonts w:ascii="Tahoma" w:hAnsi="Tahoma" w:cs="Tahoma"/>
          <w:color w:val="5F5F5F"/>
        </w:rPr>
        <w:t>Якуб Колас (К. Мицкевич).</w:t>
      </w:r>
      <w:r w:rsidRPr="001025C7">
        <w:rPr>
          <w:rStyle w:val="apple-converted-space"/>
          <w:rFonts w:ascii="Tahoma" w:hAnsi="Tahoma" w:cs="Tahoma"/>
          <w:i/>
          <w:iCs/>
          <w:color w:val="5F5F5F"/>
        </w:rPr>
        <w:t> </w:t>
      </w:r>
      <w:r w:rsidRPr="001025C7">
        <w:rPr>
          <w:rFonts w:ascii="Tahoma" w:hAnsi="Tahoma" w:cs="Tahoma"/>
          <w:color w:val="5F5F5F"/>
        </w:rPr>
        <w:t>Единственный поэтический сборник «Вянок» принадлежит</w:t>
      </w:r>
      <w:r w:rsidRPr="001025C7">
        <w:rPr>
          <w:rStyle w:val="apple-converted-space"/>
          <w:rFonts w:ascii="Tahoma" w:hAnsi="Tahoma" w:cs="Tahoma"/>
          <w:color w:val="5F5F5F"/>
        </w:rPr>
        <w:t> </w:t>
      </w:r>
      <w:r w:rsidRPr="001025C7">
        <w:rPr>
          <w:rStyle w:val="a5"/>
          <w:rFonts w:ascii="Tahoma" w:hAnsi="Tahoma" w:cs="Tahoma"/>
          <w:color w:val="5F5F5F"/>
        </w:rPr>
        <w:t>Максиму Богдановичу</w:t>
      </w:r>
      <w:r w:rsidRPr="001025C7">
        <w:rPr>
          <w:rFonts w:ascii="Tahoma" w:hAnsi="Tahoma" w:cs="Tahoma"/>
          <w:color w:val="5F5F5F"/>
        </w:rPr>
        <w:t xml:space="preserve">, однако он позволил поэту занять видное место среди классиков белорусской литературы. </w:t>
      </w:r>
    </w:p>
    <w:p w:rsidR="00A05B7E" w:rsidRDefault="001025C7" w:rsidP="001025C7">
      <w:pPr>
        <w:pStyle w:val="a4"/>
        <w:shd w:val="clear" w:color="auto" w:fill="FFFFFF"/>
        <w:spacing w:before="41" w:beforeAutospacing="0" w:after="41" w:afterAutospacing="0"/>
        <w:ind w:left="41" w:right="41" w:firstLine="480"/>
        <w:jc w:val="both"/>
        <w:textAlignment w:val="top"/>
        <w:rPr>
          <w:rStyle w:val="a3"/>
          <w:rFonts w:ascii="Tahoma" w:hAnsi="Tahoma" w:cs="Tahoma"/>
          <w:b w:val="0"/>
          <w:bCs w:val="0"/>
          <w:color w:val="5F5F5F"/>
        </w:rPr>
      </w:pPr>
      <w:r w:rsidRPr="001025C7">
        <w:rPr>
          <w:rStyle w:val="a3"/>
          <w:rFonts w:ascii="Tahoma" w:hAnsi="Tahoma" w:cs="Tahoma"/>
          <w:b w:val="0"/>
          <w:bCs w:val="0"/>
          <w:color w:val="5F5F5F"/>
        </w:rPr>
        <w:t>Становление национального профессионального театра</w:t>
      </w:r>
    </w:p>
    <w:p w:rsidR="00A05B7E" w:rsidRDefault="001025C7" w:rsidP="001025C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1025C7">
        <w:rPr>
          <w:rFonts w:ascii="Tahoma" w:hAnsi="Tahoma" w:cs="Tahoma"/>
          <w:color w:val="5F5F5F"/>
        </w:rPr>
        <w:t>На основе традиций «белорусских вечеринок» в</w:t>
      </w:r>
      <w:r w:rsidRPr="001025C7">
        <w:rPr>
          <w:rStyle w:val="apple-converted-space"/>
          <w:rFonts w:ascii="Tahoma" w:hAnsi="Tahoma" w:cs="Tahoma"/>
          <w:color w:val="5F5F5F"/>
        </w:rPr>
        <w:t> </w:t>
      </w:r>
      <w:r w:rsidRPr="001025C7">
        <w:rPr>
          <w:rStyle w:val="a5"/>
          <w:rFonts w:ascii="Tahoma" w:hAnsi="Tahoma" w:cs="Tahoma"/>
          <w:color w:val="5F5F5F"/>
        </w:rPr>
        <w:t>1907 г</w:t>
      </w:r>
      <w:r w:rsidRPr="001025C7">
        <w:rPr>
          <w:rFonts w:ascii="Tahoma" w:hAnsi="Tahoma" w:cs="Tahoma"/>
          <w:color w:val="5F5F5F"/>
        </w:rPr>
        <w:t>. возникла</w:t>
      </w:r>
      <w:r w:rsidRPr="001025C7">
        <w:rPr>
          <w:rStyle w:val="apple-converted-space"/>
          <w:rFonts w:ascii="Tahoma" w:hAnsi="Tahoma" w:cs="Tahoma"/>
          <w:color w:val="5F5F5F"/>
        </w:rPr>
        <w:t> </w:t>
      </w:r>
      <w:r w:rsidRPr="001025C7">
        <w:rPr>
          <w:rStyle w:val="a5"/>
          <w:rFonts w:ascii="Tahoma" w:hAnsi="Tahoma" w:cs="Tahoma"/>
          <w:color w:val="5F5F5F"/>
        </w:rPr>
        <w:t>Первая белорусская труппа Игната Буйницкого</w:t>
      </w:r>
      <w:r w:rsidRPr="001025C7">
        <w:rPr>
          <w:rStyle w:val="apple-converted-space"/>
          <w:rFonts w:ascii="Tahoma" w:hAnsi="Tahoma" w:cs="Tahoma"/>
          <w:color w:val="5F5F5F"/>
        </w:rPr>
        <w:t> </w:t>
      </w:r>
      <w:r w:rsidRPr="001025C7">
        <w:rPr>
          <w:rFonts w:ascii="Tahoma" w:hAnsi="Tahoma" w:cs="Tahoma"/>
          <w:color w:val="5F5F5F"/>
        </w:rPr>
        <w:t xml:space="preserve">– театр профессионального типа. </w:t>
      </w:r>
    </w:p>
    <w:p w:rsidR="00451C4E" w:rsidRDefault="001025C7" w:rsidP="001025C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1025C7">
        <w:rPr>
          <w:rFonts w:ascii="Tahoma" w:hAnsi="Tahoma" w:cs="Tahoma"/>
          <w:color w:val="5F5F5F"/>
        </w:rPr>
        <w:t>Изобразительное искусство. В изобразительном искусстве со второй половины XIX в. происходит постепенное установление стиля реализм, пришедшего на смену классицизму с его библейской и мифологической тематикой. В бытовом жанре работали такие известные живописцы, как</w:t>
      </w:r>
      <w:r w:rsidRPr="001025C7">
        <w:rPr>
          <w:rStyle w:val="apple-converted-space"/>
          <w:rFonts w:ascii="Tahoma" w:hAnsi="Tahoma" w:cs="Tahoma"/>
          <w:color w:val="5F5F5F"/>
        </w:rPr>
        <w:t> </w:t>
      </w:r>
      <w:r w:rsidRPr="001025C7">
        <w:rPr>
          <w:rStyle w:val="a5"/>
          <w:rFonts w:ascii="Tahoma" w:hAnsi="Tahoma" w:cs="Tahoma"/>
          <w:color w:val="5F5F5F"/>
        </w:rPr>
        <w:t>Н. Силиванович,</w:t>
      </w:r>
      <w:r w:rsidRPr="001025C7">
        <w:rPr>
          <w:rStyle w:val="apple-converted-space"/>
          <w:rFonts w:ascii="Tahoma" w:hAnsi="Tahoma" w:cs="Tahoma"/>
          <w:i/>
          <w:iCs/>
          <w:color w:val="5F5F5F"/>
        </w:rPr>
        <w:t> </w:t>
      </w:r>
      <w:r w:rsidRPr="001025C7">
        <w:rPr>
          <w:rFonts w:ascii="Tahoma" w:hAnsi="Tahoma" w:cs="Tahoma"/>
          <w:color w:val="5F5F5F"/>
        </w:rPr>
        <w:t>Ю.</w:t>
      </w:r>
      <w:r w:rsidRPr="001025C7">
        <w:rPr>
          <w:rStyle w:val="apple-converted-space"/>
          <w:rFonts w:ascii="Tahoma" w:hAnsi="Tahoma" w:cs="Tahoma"/>
          <w:color w:val="5F5F5F"/>
        </w:rPr>
        <w:t> </w:t>
      </w:r>
      <w:r w:rsidRPr="001025C7">
        <w:rPr>
          <w:rStyle w:val="a5"/>
          <w:rFonts w:ascii="Tahoma" w:hAnsi="Tahoma" w:cs="Tahoma"/>
          <w:color w:val="5F5F5F"/>
        </w:rPr>
        <w:t>Пэн, Я. Кругер, Л. Альперович</w:t>
      </w:r>
      <w:r w:rsidRPr="001025C7">
        <w:rPr>
          <w:rStyle w:val="apple-converted-space"/>
          <w:rFonts w:ascii="Tahoma" w:hAnsi="Tahoma" w:cs="Tahoma"/>
          <w:color w:val="5F5F5F"/>
        </w:rPr>
        <w:t> </w:t>
      </w:r>
      <w:r w:rsidRPr="001025C7">
        <w:rPr>
          <w:rFonts w:ascii="Tahoma" w:hAnsi="Tahoma" w:cs="Tahoma"/>
          <w:color w:val="5F5F5F"/>
        </w:rPr>
        <w:t xml:space="preserve">и др. </w:t>
      </w:r>
    </w:p>
    <w:p w:rsidR="00A05B7E" w:rsidRDefault="001025C7" w:rsidP="001025C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1025C7">
        <w:rPr>
          <w:rFonts w:ascii="Tahoma" w:hAnsi="Tahoma" w:cs="Tahoma"/>
          <w:color w:val="5F5F5F"/>
        </w:rPr>
        <w:t>После подавления восстания 1863–1864 гг. широкое распространение приобрел</w:t>
      </w:r>
      <w:r w:rsidRPr="001025C7">
        <w:rPr>
          <w:rStyle w:val="apple-converted-space"/>
          <w:rFonts w:ascii="Tahoma" w:hAnsi="Tahoma" w:cs="Tahoma"/>
          <w:color w:val="5F5F5F"/>
        </w:rPr>
        <w:t> </w:t>
      </w:r>
      <w:r w:rsidRPr="001025C7">
        <w:rPr>
          <w:rStyle w:val="a5"/>
          <w:rFonts w:ascii="Tahoma" w:hAnsi="Tahoma" w:cs="Tahoma"/>
          <w:color w:val="5F5F5F"/>
        </w:rPr>
        <w:t>ретроспективно-русский стиль</w:t>
      </w:r>
      <w:r w:rsidRPr="001025C7">
        <w:rPr>
          <w:rStyle w:val="apple-converted-space"/>
          <w:rFonts w:ascii="Tahoma" w:hAnsi="Tahoma" w:cs="Tahoma"/>
          <w:color w:val="5F5F5F"/>
        </w:rPr>
        <w:t> </w:t>
      </w:r>
      <w:r w:rsidRPr="001025C7">
        <w:rPr>
          <w:rFonts w:ascii="Tahoma" w:hAnsi="Tahoma" w:cs="Tahoma"/>
          <w:color w:val="5F5F5F"/>
        </w:rPr>
        <w:t xml:space="preserve">в православном культовом зодчестве. Чтобы показать преемственную связь русского зодчества и византийской архитектуры, русские архитекторы разработали типовые варианты православных церквей, взяв за основу византийские и русские храмы XIV и XVII вв. </w:t>
      </w:r>
    </w:p>
    <w:p w:rsidR="003C774A" w:rsidRPr="00610BA4" w:rsidRDefault="00A05B7E" w:rsidP="003C774A">
      <w:pPr>
        <w:autoSpaceDE w:val="0"/>
        <w:autoSpaceDN w:val="0"/>
        <w:spacing w:line="0" w:lineRule="atLeast"/>
        <w:jc w:val="both"/>
        <w:rPr>
          <w:b/>
          <w:lang w:val="be-BY"/>
        </w:rPr>
      </w:pPr>
      <w:r>
        <w:rPr>
          <w:rFonts w:ascii="Tahoma" w:hAnsi="Tahoma" w:cs="Tahoma"/>
          <w:color w:val="5F5F5F"/>
        </w:rPr>
        <w:t xml:space="preserve">   </w:t>
      </w:r>
      <w:r w:rsidR="003C774A" w:rsidRPr="00610BA4">
        <w:rPr>
          <w:b/>
          <w:lang w:val="be-BY"/>
        </w:rPr>
        <w:t>38. Рэвалюцыя 1905–1907 гг. у Расіі і Беларусі.</w:t>
      </w:r>
    </w:p>
    <w:p w:rsidR="003C774A" w:rsidRDefault="003C774A" w:rsidP="003C774A">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Основными причинами революции 1905–1907 гг. стали недовольство царизмом (монархической формой правления), нерешенность аграрного, рабочего и национального вопросов. Начало революции ускорило поражение России в войне с Японией (1904–1905).</w:t>
      </w:r>
    </w:p>
    <w:p w:rsidR="003C774A" w:rsidRDefault="003C774A" w:rsidP="003C774A">
      <w:pPr>
        <w:autoSpaceDE w:val="0"/>
        <w:autoSpaceDN w:val="0"/>
        <w:adjustRightInd w:val="0"/>
        <w:rPr>
          <w:rFonts w:ascii="MinionPro-Regular" w:hAnsi="MinionPro-Regular" w:cs="MinionPro-Regular"/>
          <w:sz w:val="21"/>
          <w:szCs w:val="21"/>
        </w:rPr>
      </w:pPr>
      <w:r w:rsidRPr="00CA7BA0">
        <w:rPr>
          <w:rFonts w:ascii="MinionPro-Regular" w:hAnsi="MinionPro-Regular" w:cs="MinionPro-Regular"/>
          <w:b/>
          <w:sz w:val="21"/>
          <w:szCs w:val="21"/>
        </w:rPr>
        <w:t>Революция началась 9 января 1905 г. в Петербурге</w:t>
      </w:r>
      <w:r>
        <w:rPr>
          <w:rFonts w:ascii="MinionPro-Regular" w:hAnsi="MinionPro-Regular" w:cs="MinionPro-Regular"/>
          <w:sz w:val="21"/>
          <w:szCs w:val="21"/>
        </w:rPr>
        <w:t xml:space="preserve"> с расстрела мирной демонстрации рабочих (Кровавое воскресенье). Выделяют три этапа революции. </w:t>
      </w:r>
      <w:r>
        <w:rPr>
          <w:rFonts w:ascii="MinionPro-Bold" w:hAnsi="MinionPro-Bold" w:cs="MinionPro-Bold"/>
          <w:b/>
          <w:bCs/>
          <w:sz w:val="21"/>
          <w:szCs w:val="21"/>
        </w:rPr>
        <w:t xml:space="preserve">Первый </w:t>
      </w:r>
      <w:r>
        <w:rPr>
          <w:rFonts w:ascii="MinionPro-Regular" w:hAnsi="MinionPro-Regular" w:cs="MinionPro-Regular"/>
          <w:sz w:val="21"/>
          <w:szCs w:val="21"/>
        </w:rPr>
        <w:t>– январь–сентябрь 1905 г. В белорусских городах состоялись акции солидарности с рабочими Петербурга. С лета 1905 г.активизировались крестьянские и солдатские выступления.</w:t>
      </w:r>
    </w:p>
    <w:p w:rsidR="003C774A" w:rsidRDefault="003C774A" w:rsidP="003C774A">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В ходе революции выделились три политических лагеря: 1. </w:t>
      </w:r>
      <w:r>
        <w:rPr>
          <w:rFonts w:ascii="MinionPro-It" w:hAnsi="MinionPro-It" w:cs="MinionPro-It"/>
          <w:i/>
          <w:iCs/>
          <w:sz w:val="21"/>
          <w:szCs w:val="21"/>
        </w:rPr>
        <w:t xml:space="preserve">Правительственный </w:t>
      </w:r>
      <w:r>
        <w:rPr>
          <w:rFonts w:ascii="MinionPro-Regular" w:hAnsi="MinionPro-Regular" w:cs="MinionPro-Regular"/>
          <w:sz w:val="21"/>
          <w:szCs w:val="21"/>
        </w:rPr>
        <w:t xml:space="preserve">(консервативный, монархический). Его социальной базой было дворянство, чиновничество, крупная буржуазия. – сохранить самодержавие 2. </w:t>
      </w:r>
      <w:r>
        <w:rPr>
          <w:rFonts w:ascii="MinionPro-It" w:hAnsi="MinionPro-It" w:cs="MinionPro-It"/>
          <w:i/>
          <w:iCs/>
          <w:sz w:val="21"/>
          <w:szCs w:val="21"/>
        </w:rPr>
        <w:t>Буржуазно-либеральный (кадеты)</w:t>
      </w:r>
      <w:r>
        <w:rPr>
          <w:rFonts w:ascii="MinionPro-Regular" w:hAnsi="MinionPro-Regular" w:cs="MinionPro-Regular"/>
          <w:sz w:val="21"/>
          <w:szCs w:val="21"/>
        </w:rPr>
        <w:t xml:space="preserve">, в который входила большая часть буржуазии, прогрессивные помещики, часть интеллигенции. – конституционная монархия  3. </w:t>
      </w:r>
      <w:r>
        <w:rPr>
          <w:rFonts w:ascii="MinionPro-It" w:hAnsi="MinionPro-It" w:cs="MinionPro-It"/>
          <w:i/>
          <w:iCs/>
          <w:sz w:val="21"/>
          <w:szCs w:val="21"/>
        </w:rPr>
        <w:t xml:space="preserve">Демократический </w:t>
      </w:r>
      <w:r>
        <w:rPr>
          <w:rFonts w:ascii="MinionPro-Regular" w:hAnsi="MinionPro-Regular" w:cs="MinionPro-Regular"/>
          <w:sz w:val="21"/>
          <w:szCs w:val="21"/>
        </w:rPr>
        <w:t>(революционный , большевики</w:t>
      </w:r>
      <w:r w:rsidR="00CA7BA0">
        <w:rPr>
          <w:rFonts w:ascii="MinionPro-Regular" w:hAnsi="MinionPro-Regular" w:cs="MinionPro-Regular"/>
          <w:sz w:val="21"/>
          <w:szCs w:val="21"/>
        </w:rPr>
        <w:t xml:space="preserve"> эсеры</w:t>
      </w:r>
      <w:r>
        <w:rPr>
          <w:rFonts w:ascii="MinionPro-Regular" w:hAnsi="MinionPro-Regular" w:cs="MinionPro-Regular"/>
          <w:sz w:val="21"/>
          <w:szCs w:val="21"/>
        </w:rPr>
        <w:t xml:space="preserve">, бунд(всеобщий еврейский союз  в Польше, Литве, России), БСГ(белорусская социалистическая Громада)0, объединявший пролетариат, крестьянство, демократическую интеллигенцию.  Они были  </w:t>
      </w:r>
      <w:r w:rsidR="00CA7BA0">
        <w:rPr>
          <w:rFonts w:ascii="MinionPro-Regular" w:hAnsi="MinionPro-Regular" w:cs="MinionPro-Regular"/>
          <w:sz w:val="21"/>
          <w:szCs w:val="21"/>
        </w:rPr>
        <w:t>диктатуру пролетариата, за передачу земли в общенародную собственность.БСГ выступала за автономию для Беларуси</w:t>
      </w:r>
    </w:p>
    <w:p w:rsidR="003C774A" w:rsidRDefault="003C774A" w:rsidP="003C774A">
      <w:pPr>
        <w:autoSpaceDE w:val="0"/>
        <w:autoSpaceDN w:val="0"/>
        <w:adjustRightInd w:val="0"/>
        <w:rPr>
          <w:rFonts w:ascii="MinionPro-Regular" w:hAnsi="MinionPro-Regular" w:cs="MinionPro-Regular"/>
          <w:sz w:val="21"/>
          <w:szCs w:val="21"/>
        </w:rPr>
      </w:pPr>
      <w:r>
        <w:rPr>
          <w:rFonts w:ascii="MinionPro-Bold" w:hAnsi="MinionPro-Bold" w:cs="MinionPro-Bold"/>
          <w:b/>
          <w:bCs/>
          <w:sz w:val="21"/>
          <w:szCs w:val="21"/>
        </w:rPr>
        <w:t xml:space="preserve">Второй этап </w:t>
      </w:r>
      <w:r>
        <w:rPr>
          <w:rFonts w:ascii="MinionPro-Regular" w:hAnsi="MinionPro-Regular" w:cs="MinionPro-Regular"/>
          <w:sz w:val="21"/>
          <w:szCs w:val="21"/>
        </w:rPr>
        <w:t xml:space="preserve">(октябрь–декабрь 1905 г.). Революция достигла пика. В октябре 1905 г. страну охватила Всероссийская политическая стачка, в которой активное участие приняли железнодорожники, </w:t>
      </w:r>
      <w:r>
        <w:rPr>
          <w:rFonts w:ascii="MinionPro-Regular" w:hAnsi="MinionPro-Regular" w:cs="MinionPro-Regular"/>
          <w:sz w:val="21"/>
          <w:szCs w:val="21"/>
        </w:rPr>
        <w:lastRenderedPageBreak/>
        <w:t>фабричные и ремесленные рабочие Беларуси. 17 октября 1905 г. Николай II подписал Манифест, по которому в России провозглашались демократические права и свободы, создавалась наделенная законодательными правами Государственная дума.</w:t>
      </w:r>
    </w:p>
    <w:p w:rsidR="003C774A" w:rsidRDefault="003C774A" w:rsidP="003C774A">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Манифест 17 октября удовлетворил представителей буржуазно-либерального лагеря. Они отошли от революции и присоединились к правительственной коалиции. Представители революционных партий</w:t>
      </w:r>
    </w:p>
    <w:p w:rsidR="003C774A" w:rsidRDefault="003C774A" w:rsidP="00CA7BA0">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призывали не верить Манифесту и продолжать борьбу за свержение царизма. </w:t>
      </w:r>
      <w:r w:rsidRPr="00CA7BA0">
        <w:rPr>
          <w:rFonts w:ascii="MinionPro-Regular" w:hAnsi="MinionPro-Regular" w:cs="MinionPro-Regular"/>
          <w:b/>
          <w:sz w:val="21"/>
          <w:szCs w:val="21"/>
        </w:rPr>
        <w:t>18 октября 1905 г. в Минске по приказу губернатора П. Курлова был расстрелян митинг рабочих.</w:t>
      </w:r>
      <w:r>
        <w:rPr>
          <w:rFonts w:ascii="MinionPro-Regular" w:hAnsi="MinionPro-Regular" w:cs="MinionPro-Regular"/>
          <w:sz w:val="21"/>
          <w:szCs w:val="21"/>
        </w:rPr>
        <w:t xml:space="preserve"> До 100 человек было убито, до 300 – ранено. Аналогичные события произошли в Витебске, Гомеле, Мозыре и других городах. В октябре революционное движение охватило 53 города и местечка Беларуси. </w:t>
      </w:r>
    </w:p>
    <w:p w:rsidR="003C774A" w:rsidRDefault="003C774A" w:rsidP="00CA7BA0">
      <w:pPr>
        <w:autoSpaceDE w:val="0"/>
        <w:autoSpaceDN w:val="0"/>
        <w:adjustRightInd w:val="0"/>
        <w:rPr>
          <w:rFonts w:ascii="MinionPro-Regular" w:hAnsi="MinionPro-Regular" w:cs="MinionPro-Regular"/>
          <w:sz w:val="21"/>
          <w:szCs w:val="21"/>
        </w:rPr>
      </w:pPr>
      <w:r>
        <w:rPr>
          <w:rFonts w:ascii="MinionPro-Bold" w:hAnsi="MinionPro-Bold" w:cs="MinionPro-Bold"/>
          <w:b/>
          <w:bCs/>
          <w:sz w:val="21"/>
          <w:szCs w:val="21"/>
        </w:rPr>
        <w:t xml:space="preserve">Третий этап </w:t>
      </w:r>
      <w:r>
        <w:rPr>
          <w:rFonts w:ascii="MinionPro-Regular" w:hAnsi="MinionPro-Regular" w:cs="MinionPro-Regular"/>
          <w:sz w:val="21"/>
          <w:szCs w:val="21"/>
        </w:rPr>
        <w:t>революции</w:t>
      </w:r>
      <w:r w:rsidR="00CA7BA0">
        <w:rPr>
          <w:rFonts w:ascii="MinionPro-Regular" w:hAnsi="MinionPro-Regular" w:cs="MinionPro-Regular"/>
          <w:sz w:val="21"/>
          <w:szCs w:val="21"/>
        </w:rPr>
        <w:t xml:space="preserve"> (январь 1906 – июнь 1907 г.). </w:t>
      </w:r>
      <w:r>
        <w:rPr>
          <w:rFonts w:ascii="MinionPro-Regular" w:hAnsi="MinionPro-Regular" w:cs="MinionPro-Regular"/>
          <w:sz w:val="21"/>
          <w:szCs w:val="21"/>
        </w:rPr>
        <w:t xml:space="preserve"> Выборы в I Государственную </w:t>
      </w:r>
      <w:r w:rsidR="00CA7BA0">
        <w:rPr>
          <w:rFonts w:ascii="MinionPro-Regular" w:hAnsi="MinionPro-Regular" w:cs="MinionPro-Regular"/>
          <w:sz w:val="21"/>
          <w:szCs w:val="21"/>
        </w:rPr>
        <w:t xml:space="preserve"> Думу.</w:t>
      </w:r>
      <w:r>
        <w:rPr>
          <w:rFonts w:ascii="MinionPro-Regular" w:hAnsi="MinionPro-Regular" w:cs="MinionPro-Regular"/>
          <w:sz w:val="21"/>
          <w:szCs w:val="21"/>
        </w:rPr>
        <w:t>. Основным же в Думе был аграрный вопрос. Относительная радикальность Думы привела к тому, что царь распустил ее 9 июля 1906 г.</w:t>
      </w:r>
    </w:p>
    <w:p w:rsidR="00CA7BA0" w:rsidRDefault="003C774A" w:rsidP="003C774A">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В конце 1906 – начале 1907 г. прошли выборы во II Государственную думу, в которых приняли участие все политические партии. Перед II думой (работала с февраля 1907 г.) возникли те же проблемы, что и перед I – найти выход из аграрного и национального кризисов. Однако они не были решены. 3 июня 1907 г. дума была распущена,</w:t>
      </w:r>
    </w:p>
    <w:p w:rsidR="003C774A" w:rsidRDefault="003C774A" w:rsidP="003C774A">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Революция потерпела поражение</w:t>
      </w:r>
      <w:r w:rsidR="00CA7BA0">
        <w:rPr>
          <w:rFonts w:ascii="MinionPro-Regular" w:hAnsi="MinionPro-Regular" w:cs="MinionPro-Regular"/>
          <w:sz w:val="21"/>
          <w:szCs w:val="21"/>
        </w:rPr>
        <w:t>.</w:t>
      </w:r>
      <w:r>
        <w:rPr>
          <w:rFonts w:ascii="MinionPro-Regular" w:hAnsi="MinionPro-Regular" w:cs="MinionPro-Regular"/>
          <w:sz w:val="21"/>
          <w:szCs w:val="21"/>
        </w:rPr>
        <w:t xml:space="preserve"> «Временные правила» (март 1906 г.) разрешали образование профессиональных союзов рабочих и служащих для защиты экономических интересов, улучшения условий труда и т. д. 17 апреля 1905 г. был принят закон о веротерпимости.</w:t>
      </w:r>
    </w:p>
    <w:p w:rsidR="00CA7BA0" w:rsidRDefault="003C774A" w:rsidP="003C774A">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Разрешалось использование национальных языков в образовании.</w:t>
      </w:r>
    </w:p>
    <w:p w:rsidR="00CA7BA0" w:rsidRDefault="003C774A" w:rsidP="003C774A">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Значительным событием стала аграрная реформа, начатая указом 9 ноября 1906 г. и названная по имени П. Столыпина (министра внутренних дел, затем – председателя Совета Министров России).</w:t>
      </w:r>
    </w:p>
    <w:p w:rsidR="00001EC0" w:rsidRDefault="00001EC0" w:rsidP="00001EC0">
      <w:pPr>
        <w:autoSpaceDE w:val="0"/>
        <w:autoSpaceDN w:val="0"/>
        <w:spacing w:line="0" w:lineRule="atLeast"/>
        <w:jc w:val="both"/>
        <w:rPr>
          <w:b/>
          <w:lang w:val="be-BY"/>
        </w:rPr>
      </w:pPr>
      <w:r w:rsidRPr="00001EC0">
        <w:rPr>
          <w:b/>
          <w:lang w:val="be-BY"/>
        </w:rPr>
        <w:t>39. Першая сусветная вайна і Беларусь. Нацыянальны беларускі рух на акупаванай тэрыторыі.</w:t>
      </w:r>
    </w:p>
    <w:p w:rsidR="00001EC0" w:rsidRDefault="00001EC0" w:rsidP="00001EC0">
      <w:pPr>
        <w:autoSpaceDE w:val="0"/>
        <w:autoSpaceDN w:val="0"/>
        <w:spacing w:line="0" w:lineRule="atLeast"/>
        <w:jc w:val="both"/>
        <w:rPr>
          <w:b/>
          <w:lang w:val="be-BY"/>
        </w:rPr>
      </w:pPr>
      <w:r>
        <w:rPr>
          <w:color w:val="000000"/>
          <w:sz w:val="27"/>
          <w:szCs w:val="27"/>
          <w:shd w:val="clear" w:color="auto" w:fill="FFFFFF"/>
        </w:rPr>
        <w:t>Империализм - это госполитика, направленная на завоевание территорий, колоний, установление полит или эконом контроля над другими гос-ми.</w:t>
      </w:r>
      <w:r>
        <w:rPr>
          <w:rStyle w:val="apple-converted-space"/>
          <w:color w:val="000000"/>
          <w:sz w:val="27"/>
          <w:szCs w:val="27"/>
          <w:shd w:val="clear" w:color="auto" w:fill="FFFFFF"/>
        </w:rPr>
        <w:t> </w:t>
      </w:r>
      <w:r>
        <w:rPr>
          <w:b/>
          <w:bCs/>
          <w:color w:val="000000"/>
          <w:sz w:val="27"/>
          <w:szCs w:val="27"/>
          <w:shd w:val="clear" w:color="auto" w:fill="FFFFFF"/>
        </w:rPr>
        <w:t>Характерные черты империализма</w:t>
      </w:r>
      <w:r>
        <w:rPr>
          <w:color w:val="000000"/>
          <w:sz w:val="27"/>
          <w:szCs w:val="27"/>
          <w:shd w:val="clear" w:color="auto" w:fill="FFFFFF"/>
        </w:rPr>
        <w:t>: концентрация эконом организации, форми- рование син</w:t>
      </w:r>
      <w:r>
        <w:rPr>
          <w:color w:val="000000"/>
          <w:sz w:val="27"/>
          <w:szCs w:val="27"/>
          <w:shd w:val="clear" w:color="auto" w:fill="FFFFFF"/>
        </w:rPr>
        <w:softHyphen/>
        <w:t>дикатов, трестов; слияние банковского капитала с промышленным и создание крупных финансово-промышленных групп; расширение практики и возрастание доли вывоза капитала. В конце XIX - нач XX вв. резко обострились противоречия между различными финансовыми группами и импе</w:t>
      </w:r>
      <w:r>
        <w:rPr>
          <w:color w:val="000000"/>
          <w:sz w:val="27"/>
          <w:szCs w:val="27"/>
          <w:shd w:val="clear" w:color="auto" w:fill="FFFFFF"/>
        </w:rPr>
        <w:softHyphen/>
        <w:t>риалистическими государствами за источники сырья и рынки сбыта. Т.о., монополистический капитализм стимулировал борь</w:t>
      </w:r>
      <w:r>
        <w:rPr>
          <w:color w:val="000000"/>
          <w:sz w:val="27"/>
          <w:szCs w:val="27"/>
          <w:shd w:val="clear" w:color="auto" w:fill="FFFFFF"/>
        </w:rPr>
        <w:softHyphen/>
        <w:t>бу за передел мира</w:t>
      </w:r>
    </w:p>
    <w:p w:rsidR="00001EC0" w:rsidRDefault="00001EC0" w:rsidP="00001EC0">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Первая мировая война продолжалась 4 года и 4 месяца. В войне участвовали 38 стран с населением свыше 1,5 млрд человек – 75 % всех жителей Земли, было убито, ранено и искалечено, по неполным данным, около 30 млн человек.</w:t>
      </w:r>
    </w:p>
    <w:p w:rsidR="00001EC0" w:rsidRDefault="00001EC0" w:rsidP="00001EC0">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Главной причиной Первой мировой войны стала борьба между крупнейшими империалистическими странами за передел уже поделенного мира, за новые сферы влияния, источники сырья и рынки сбыта продукции.</w:t>
      </w:r>
      <w:r>
        <w:rPr>
          <w:rStyle w:val="apple-converted-space"/>
          <w:rFonts w:ascii="Tahoma" w:hAnsi="Tahoma" w:cs="Tahoma"/>
          <w:color w:val="5F5F5F"/>
          <w:sz w:val="16"/>
          <w:szCs w:val="16"/>
        </w:rPr>
        <w:t> </w:t>
      </w:r>
      <w:r>
        <w:rPr>
          <w:rStyle w:val="a5"/>
          <w:rFonts w:ascii="Tahoma" w:hAnsi="Tahoma" w:cs="Tahoma"/>
          <w:color w:val="5F5F5F"/>
          <w:sz w:val="16"/>
          <w:szCs w:val="16"/>
        </w:rPr>
        <w:t>19 июля 1914 г.</w:t>
      </w:r>
      <w:r>
        <w:rPr>
          <w:rStyle w:val="apple-converted-space"/>
          <w:rFonts w:ascii="Tahoma" w:hAnsi="Tahoma" w:cs="Tahoma"/>
          <w:color w:val="5F5F5F"/>
          <w:sz w:val="16"/>
          <w:szCs w:val="16"/>
        </w:rPr>
        <w:t> </w:t>
      </w:r>
      <w:r>
        <w:rPr>
          <w:rFonts w:ascii="Tahoma" w:hAnsi="Tahoma" w:cs="Tahoma"/>
          <w:color w:val="5F5F5F"/>
          <w:sz w:val="16"/>
          <w:szCs w:val="16"/>
        </w:rPr>
        <w:t>Германия объявила войну России, а 21 июля – Франции, захватила Бельгию и Люксембург. 22 июля Англия объявила войну Германии. Вместе с Англией в войну вступили ее доминионы Австралия, Канада, Новая Зеландия и колония Индия. На стороне Антанты выступила Япония, на стороне Германии – Турция. Началась Первая мировая война.</w:t>
      </w:r>
    </w:p>
    <w:p w:rsidR="00001EC0" w:rsidRPr="00001EC0" w:rsidRDefault="00001EC0" w:rsidP="00001EC0">
      <w:pPr>
        <w:autoSpaceDE w:val="0"/>
        <w:autoSpaceDN w:val="0"/>
        <w:spacing w:line="0" w:lineRule="atLeast"/>
        <w:jc w:val="both"/>
        <w:rPr>
          <w:rFonts w:ascii="MinionPro-Regular" w:hAnsi="MinionPro-Regular" w:cs="MinionPro-Regular"/>
          <w:sz w:val="21"/>
          <w:szCs w:val="21"/>
        </w:rPr>
      </w:pPr>
    </w:p>
    <w:p w:rsidR="00AB6906" w:rsidRDefault="00001EC0" w:rsidP="003C774A">
      <w:pPr>
        <w:autoSpaceDE w:val="0"/>
        <w:autoSpaceDN w:val="0"/>
        <w:adjustRightInd w:val="0"/>
        <w:rPr>
          <w:color w:val="000000"/>
          <w:sz w:val="27"/>
          <w:szCs w:val="27"/>
          <w:shd w:val="clear" w:color="auto" w:fill="FFFFFF"/>
        </w:rPr>
      </w:pPr>
      <w:r>
        <w:rPr>
          <w:color w:val="000000"/>
          <w:sz w:val="27"/>
          <w:szCs w:val="27"/>
          <w:shd w:val="clear" w:color="auto" w:fill="FFFFFF"/>
        </w:rPr>
        <w:lastRenderedPageBreak/>
        <w:t xml:space="preserve">    Особенно тяжелое положение сложилось на территории Беларуси. К августу 1915 г. немецкие войска в результате своего наступ</w:t>
      </w:r>
      <w:r>
        <w:rPr>
          <w:color w:val="000000"/>
          <w:sz w:val="27"/>
          <w:szCs w:val="27"/>
          <w:shd w:val="clear" w:color="auto" w:fill="FFFFFF"/>
        </w:rPr>
        <w:softHyphen/>
        <w:t>ления вплотную подошли к границам Б и. начали ее оккупа</w:t>
      </w:r>
      <w:r>
        <w:rPr>
          <w:color w:val="000000"/>
          <w:sz w:val="27"/>
          <w:szCs w:val="27"/>
          <w:shd w:val="clear" w:color="auto" w:fill="FFFFFF"/>
        </w:rPr>
        <w:softHyphen/>
        <w:t>цию. Огромными усилиями в октябре 1915 удалось стабилизировать фронт на линии Двинск - Поставы - Барановичи - Пинск. Почти по</w:t>
      </w:r>
      <w:r>
        <w:rPr>
          <w:color w:val="000000"/>
          <w:sz w:val="27"/>
          <w:szCs w:val="27"/>
          <w:shd w:val="clear" w:color="auto" w:fill="FFFFFF"/>
        </w:rPr>
        <w:softHyphen/>
        <w:t>ловина территории Б была оккупирована германскими вой</w:t>
      </w:r>
      <w:r>
        <w:rPr>
          <w:color w:val="000000"/>
          <w:sz w:val="27"/>
          <w:szCs w:val="27"/>
          <w:shd w:val="clear" w:color="auto" w:fill="FFFFFF"/>
        </w:rPr>
        <w:softHyphen/>
        <w:t>сками, около 1,5 млн. человек было эвакуировано в глубь России. В российскую армию было мобилизовано более половины трудоспо</w:t>
      </w:r>
      <w:r>
        <w:rPr>
          <w:color w:val="000000"/>
          <w:sz w:val="27"/>
          <w:szCs w:val="27"/>
          <w:shd w:val="clear" w:color="auto" w:fill="FFFFFF"/>
        </w:rPr>
        <w:softHyphen/>
        <w:t>собных мужчин, а на оборонительные работы принудительно привле</w:t>
      </w:r>
      <w:r>
        <w:rPr>
          <w:color w:val="000000"/>
          <w:sz w:val="27"/>
          <w:szCs w:val="27"/>
          <w:shd w:val="clear" w:color="auto" w:fill="FFFFFF"/>
        </w:rPr>
        <w:softHyphen/>
        <w:t>калось все население прифронтовой полосы. Реквизиции и принуди</w:t>
      </w:r>
      <w:r>
        <w:rPr>
          <w:color w:val="000000"/>
          <w:sz w:val="27"/>
          <w:szCs w:val="27"/>
          <w:shd w:val="clear" w:color="auto" w:fill="FFFFFF"/>
        </w:rPr>
        <w:softHyphen/>
        <w:t>тельные работы проводили и оккупанты. Б города и села были разрушены. Посевные площади в 1914-1917 гг. сократились более чем на половину (70%), значительно уменьшилось поголовье скота. Многие промышленные предприятия остановились. Милитаристский угар народных масс быстро прошел. Антивоен</w:t>
      </w:r>
      <w:r>
        <w:rPr>
          <w:color w:val="000000"/>
          <w:sz w:val="27"/>
          <w:szCs w:val="27"/>
          <w:shd w:val="clear" w:color="auto" w:fill="FFFFFF"/>
        </w:rPr>
        <w:softHyphen/>
        <w:t>ные настроения и выступления охватывали все новые слои городско</w:t>
      </w:r>
      <w:r>
        <w:rPr>
          <w:color w:val="000000"/>
          <w:sz w:val="27"/>
          <w:szCs w:val="27"/>
          <w:shd w:val="clear" w:color="auto" w:fill="FFFFFF"/>
        </w:rPr>
        <w:softHyphen/>
        <w:t>го и сельского населения, проникали в армию. Война внесла существенные изменения и в белорусское нацио</w:t>
      </w:r>
      <w:r>
        <w:rPr>
          <w:color w:val="000000"/>
          <w:sz w:val="27"/>
          <w:szCs w:val="27"/>
          <w:shd w:val="clear" w:color="auto" w:fill="FFFFFF"/>
        </w:rPr>
        <w:softHyphen/>
        <w:t>нальное дви жение. В связи с оккупацией оно оказалось расколотым:</w:t>
      </w:r>
      <w:r>
        <w:rPr>
          <w:rStyle w:val="apple-converted-space"/>
          <w:color w:val="000000"/>
          <w:sz w:val="27"/>
          <w:szCs w:val="27"/>
          <w:shd w:val="clear" w:color="auto" w:fill="FFFFFF"/>
        </w:rPr>
        <w:t> </w:t>
      </w:r>
      <w:r>
        <w:rPr>
          <w:b/>
          <w:bCs/>
          <w:color w:val="000000"/>
          <w:sz w:val="27"/>
          <w:szCs w:val="27"/>
          <w:shd w:val="clear" w:color="auto" w:fill="FFFFFF"/>
        </w:rPr>
        <w:t>1.</w:t>
      </w:r>
      <w:r>
        <w:rPr>
          <w:color w:val="000000"/>
          <w:sz w:val="27"/>
          <w:szCs w:val="27"/>
          <w:shd w:val="clear" w:color="auto" w:fill="FFFFFF"/>
        </w:rPr>
        <w:t>на оккупированной Германией территории часть белорусских национальных деятелей вместе с национальными организациями литовцев, поляков и евреев выступила с идеей восстановления ВКЛ с сеймом в г. Вильно;</w:t>
      </w:r>
      <w:r>
        <w:rPr>
          <w:rStyle w:val="apple-converted-space"/>
          <w:color w:val="000000"/>
          <w:sz w:val="27"/>
          <w:szCs w:val="27"/>
          <w:shd w:val="clear" w:color="auto" w:fill="FFFFFF"/>
        </w:rPr>
        <w:t> </w:t>
      </w:r>
      <w:r>
        <w:rPr>
          <w:b/>
          <w:bCs/>
          <w:color w:val="000000"/>
          <w:sz w:val="27"/>
          <w:szCs w:val="27"/>
          <w:shd w:val="clear" w:color="auto" w:fill="FFFFFF"/>
        </w:rPr>
        <w:t>2</w:t>
      </w:r>
      <w:r>
        <w:rPr>
          <w:color w:val="000000"/>
          <w:sz w:val="27"/>
          <w:szCs w:val="27"/>
          <w:shd w:val="clear" w:color="auto" w:fill="FFFFFF"/>
        </w:rPr>
        <w:t>.на восточной, не оккупированной территории Беларуси до фев</w:t>
      </w:r>
      <w:r>
        <w:rPr>
          <w:color w:val="000000"/>
          <w:sz w:val="27"/>
          <w:szCs w:val="27"/>
          <w:shd w:val="clear" w:color="auto" w:fill="FFFFFF"/>
        </w:rPr>
        <w:softHyphen/>
        <w:t>ральской революции 1917 г. не было условий для развития нацио</w:t>
      </w:r>
      <w:r>
        <w:rPr>
          <w:color w:val="000000"/>
          <w:sz w:val="27"/>
          <w:szCs w:val="27"/>
          <w:shd w:val="clear" w:color="auto" w:fill="FFFFFF"/>
        </w:rPr>
        <w:softHyphen/>
        <w:t>нального движения. Очаги его возникали далеко от Бел: в Пет</w:t>
      </w:r>
      <w:r>
        <w:rPr>
          <w:color w:val="000000"/>
          <w:sz w:val="27"/>
          <w:szCs w:val="27"/>
          <w:shd w:val="clear" w:color="auto" w:fill="FFFFFF"/>
        </w:rPr>
        <w:softHyphen/>
        <w:t>рограде, Москве, Одессе. Дальнейшее развитие белорусского национального движения ста</w:t>
      </w:r>
      <w:r>
        <w:rPr>
          <w:color w:val="000000"/>
          <w:sz w:val="27"/>
          <w:szCs w:val="27"/>
          <w:shd w:val="clear" w:color="auto" w:fill="FFFFFF"/>
        </w:rPr>
        <w:softHyphen/>
        <w:t>ло возможным в результате свержения самодержавия России.</w:t>
      </w:r>
    </w:p>
    <w:p w:rsidR="00001EC0" w:rsidRPr="00001EC0" w:rsidRDefault="00001EC0" w:rsidP="00001EC0">
      <w:pPr>
        <w:spacing w:line="0" w:lineRule="atLeast"/>
        <w:jc w:val="both"/>
        <w:rPr>
          <w:b/>
          <w:lang w:val="be-BY"/>
        </w:rPr>
      </w:pPr>
      <w:r w:rsidRPr="00001EC0">
        <w:rPr>
          <w:b/>
          <w:lang w:val="be-BY"/>
        </w:rPr>
        <w:t>40. Лютаўская рэвалюцыя ў Беларусі. Устанаўленне дваеўладдзя.</w:t>
      </w:r>
    </w:p>
    <w:p w:rsidR="00001EC0" w:rsidRPr="00001EC0" w:rsidRDefault="00001EC0" w:rsidP="00001EC0">
      <w:pPr>
        <w:spacing w:line="0" w:lineRule="atLeast"/>
        <w:jc w:val="both"/>
        <w:rPr>
          <w:b/>
          <w:lang w:val="be-BY"/>
        </w:rPr>
      </w:pPr>
    </w:p>
    <w:p w:rsidR="00001EC0" w:rsidRDefault="00001EC0" w:rsidP="00001EC0">
      <w:pPr>
        <w:pStyle w:val="Default"/>
        <w:ind w:left="360" w:firstLine="900"/>
        <w:jc w:val="both"/>
        <w:rPr>
          <w:sz w:val="28"/>
          <w:szCs w:val="28"/>
        </w:rPr>
      </w:pPr>
      <w:r>
        <w:rPr>
          <w:sz w:val="28"/>
          <w:szCs w:val="28"/>
        </w:rPr>
        <w:t xml:space="preserve">К концу 1916 года в России назрела непосредственная революционная ситуация. Угрожающие размеры принял экономический кризис. Стало массовым недовольство войной. Революция 1905-07гг. не решила наболевшие вопросы. Причины, которые ее вызвали, были усилены началом Первой мировой войны и привели к второй буржуазно-демократической революции в России в 1917 году. </w:t>
      </w:r>
    </w:p>
    <w:p w:rsidR="00001EC0" w:rsidRDefault="00001EC0" w:rsidP="00001EC0">
      <w:pPr>
        <w:pStyle w:val="Default"/>
        <w:ind w:left="360" w:firstLine="900"/>
        <w:jc w:val="both"/>
        <w:rPr>
          <w:sz w:val="28"/>
          <w:szCs w:val="28"/>
        </w:rPr>
      </w:pPr>
      <w:r>
        <w:rPr>
          <w:sz w:val="28"/>
          <w:szCs w:val="28"/>
        </w:rPr>
        <w:t xml:space="preserve">Начало Февральской революции 1917г. положили массовые выступления рабочих в Петрограде. На их сторону стали переходить солдаты. 2 марта 1917г. царь Николай II отрекся от престола. Самодержавие было свергнуто. </w:t>
      </w:r>
    </w:p>
    <w:p w:rsidR="00001EC0" w:rsidRDefault="00001EC0" w:rsidP="00001EC0">
      <w:pPr>
        <w:pStyle w:val="Default"/>
        <w:ind w:left="360" w:firstLine="900"/>
        <w:jc w:val="both"/>
        <w:rPr>
          <w:sz w:val="28"/>
          <w:szCs w:val="28"/>
        </w:rPr>
      </w:pPr>
      <w:r>
        <w:rPr>
          <w:sz w:val="28"/>
          <w:szCs w:val="28"/>
        </w:rPr>
        <w:t xml:space="preserve">В Беларуси был ликвидирован старый государственный аппарат. Создавался новый – Временное правительство (буржуазное) и его «общественные комитеты порядка» на местах, в том числе и в Беларуси. Временное правительство свои полномочия осуществляло до созыва </w:t>
      </w:r>
      <w:r>
        <w:rPr>
          <w:sz w:val="28"/>
          <w:szCs w:val="28"/>
        </w:rPr>
        <w:lastRenderedPageBreak/>
        <w:t xml:space="preserve">учредительного собрания (парламента), которое должно решить коренные вопросы революции: о власти, о земле и мире, национальный. </w:t>
      </w:r>
    </w:p>
    <w:p w:rsidR="00001EC0" w:rsidRDefault="00001EC0" w:rsidP="00001EC0">
      <w:pPr>
        <w:pStyle w:val="Default"/>
        <w:ind w:left="360" w:firstLine="900"/>
        <w:jc w:val="both"/>
        <w:rPr>
          <w:sz w:val="28"/>
          <w:szCs w:val="28"/>
        </w:rPr>
      </w:pPr>
      <w:r>
        <w:rPr>
          <w:sz w:val="28"/>
          <w:szCs w:val="28"/>
        </w:rPr>
        <w:t xml:space="preserve">По примеру Петрограда в городах и местечках Беларуси создавались органы революционно- демократической власти – Советы рабочих и солдатских депутатов. </w:t>
      </w:r>
    </w:p>
    <w:p w:rsidR="00001EC0" w:rsidRDefault="00001EC0" w:rsidP="00001EC0">
      <w:pPr>
        <w:pStyle w:val="Default"/>
        <w:ind w:left="360" w:firstLine="900"/>
        <w:jc w:val="both"/>
        <w:rPr>
          <w:sz w:val="28"/>
          <w:szCs w:val="28"/>
        </w:rPr>
      </w:pPr>
      <w:r>
        <w:rPr>
          <w:sz w:val="28"/>
          <w:szCs w:val="28"/>
        </w:rPr>
        <w:t xml:space="preserve">В России, в том числе и в Беларуси, возникло своеобразное положение, которое получило название «двоевластие». С одной стороны – </w:t>
      </w:r>
      <w:r w:rsidRPr="00B22032">
        <w:rPr>
          <w:b/>
          <w:sz w:val="28"/>
          <w:szCs w:val="28"/>
        </w:rPr>
        <w:t>революционно-демократическая власть пролетариата и крестьянства в лице Советов, а с другой стороны – власть буржуазии в лице комитетов</w:t>
      </w:r>
      <w:r>
        <w:rPr>
          <w:sz w:val="28"/>
          <w:szCs w:val="28"/>
        </w:rPr>
        <w:t xml:space="preserve">. Еще одной особенностью политического положения стала поддержка Советами деятельности буржуазных комитетов. Проводником такой политики стали меньшевики и эсеры, преобладавшие в Советах (они исходили из классического определения буржуазного характера революции). Устанавливалось двоевластие и в армии. </w:t>
      </w:r>
    </w:p>
    <w:p w:rsidR="00001EC0" w:rsidRDefault="00001EC0" w:rsidP="00001EC0">
      <w:pPr>
        <w:pStyle w:val="Default"/>
        <w:ind w:left="360" w:firstLine="900"/>
        <w:jc w:val="both"/>
        <w:rPr>
          <w:sz w:val="28"/>
          <w:szCs w:val="28"/>
        </w:rPr>
      </w:pPr>
      <w:r>
        <w:rPr>
          <w:sz w:val="28"/>
          <w:szCs w:val="28"/>
        </w:rPr>
        <w:t xml:space="preserve">Основные события февральской революции в Беларуси: </w:t>
      </w:r>
    </w:p>
    <w:p w:rsidR="00001EC0" w:rsidRDefault="00001EC0" w:rsidP="00001EC0">
      <w:pPr>
        <w:pStyle w:val="Default"/>
        <w:ind w:firstLine="900"/>
        <w:jc w:val="both"/>
        <w:rPr>
          <w:sz w:val="28"/>
          <w:szCs w:val="28"/>
        </w:rPr>
      </w:pPr>
      <w:r>
        <w:rPr>
          <w:sz w:val="28"/>
          <w:szCs w:val="28"/>
        </w:rPr>
        <w:t xml:space="preserve">1.свержение самодержавия; </w:t>
      </w:r>
    </w:p>
    <w:p w:rsidR="00001EC0" w:rsidRDefault="00001EC0" w:rsidP="00001EC0">
      <w:pPr>
        <w:pStyle w:val="Default"/>
        <w:ind w:firstLine="900"/>
        <w:jc w:val="both"/>
        <w:rPr>
          <w:sz w:val="28"/>
          <w:szCs w:val="28"/>
        </w:rPr>
      </w:pPr>
      <w:r>
        <w:rPr>
          <w:sz w:val="28"/>
          <w:szCs w:val="28"/>
        </w:rPr>
        <w:t xml:space="preserve">2.создание буржуазных комитетов; </w:t>
      </w:r>
    </w:p>
    <w:p w:rsidR="00001EC0" w:rsidRDefault="00001EC0" w:rsidP="00001EC0">
      <w:pPr>
        <w:pStyle w:val="Default"/>
        <w:ind w:firstLine="900"/>
        <w:jc w:val="both"/>
        <w:rPr>
          <w:sz w:val="28"/>
          <w:szCs w:val="28"/>
        </w:rPr>
      </w:pPr>
      <w:r>
        <w:rPr>
          <w:sz w:val="28"/>
          <w:szCs w:val="28"/>
        </w:rPr>
        <w:t xml:space="preserve">3.создание Советов; </w:t>
      </w:r>
    </w:p>
    <w:p w:rsidR="00001EC0" w:rsidRDefault="00001EC0" w:rsidP="00001EC0">
      <w:pPr>
        <w:pStyle w:val="Default"/>
        <w:ind w:firstLine="900"/>
        <w:jc w:val="both"/>
        <w:rPr>
          <w:sz w:val="28"/>
          <w:szCs w:val="28"/>
        </w:rPr>
      </w:pPr>
      <w:r>
        <w:rPr>
          <w:sz w:val="28"/>
          <w:szCs w:val="28"/>
        </w:rPr>
        <w:t xml:space="preserve">4.демократизация армии; </w:t>
      </w:r>
    </w:p>
    <w:p w:rsidR="00001EC0" w:rsidRDefault="00001EC0" w:rsidP="00001EC0">
      <w:pPr>
        <w:pStyle w:val="Default"/>
        <w:ind w:firstLine="900"/>
        <w:jc w:val="both"/>
        <w:rPr>
          <w:sz w:val="28"/>
          <w:szCs w:val="28"/>
        </w:rPr>
      </w:pPr>
      <w:r>
        <w:rPr>
          <w:sz w:val="28"/>
          <w:szCs w:val="28"/>
        </w:rPr>
        <w:t xml:space="preserve">5.тенденция к объединению белорусских национальных политических сил. </w:t>
      </w:r>
    </w:p>
    <w:p w:rsidR="00001EC0" w:rsidRDefault="00001EC0" w:rsidP="00001EC0">
      <w:pPr>
        <w:pStyle w:val="Default"/>
        <w:ind w:left="360" w:firstLine="900"/>
        <w:jc w:val="both"/>
        <w:rPr>
          <w:sz w:val="28"/>
          <w:szCs w:val="28"/>
        </w:rPr>
      </w:pPr>
      <w:r>
        <w:rPr>
          <w:sz w:val="28"/>
          <w:szCs w:val="28"/>
        </w:rPr>
        <w:t xml:space="preserve">Спецификой двоевластия в национальных районах России, в том числе и в Беларуси, было появление третьей силы – появление национальных организаций, активно поддерживающих идею национального возрождения. </w:t>
      </w:r>
    </w:p>
    <w:p w:rsidR="00001EC0" w:rsidRPr="00C22299" w:rsidRDefault="00001EC0" w:rsidP="00001EC0">
      <w:pPr>
        <w:pStyle w:val="Default"/>
        <w:rPr>
          <w:b/>
          <w:sz w:val="28"/>
          <w:szCs w:val="28"/>
        </w:rPr>
      </w:pPr>
    </w:p>
    <w:p w:rsidR="00C22299" w:rsidRDefault="00C22299" w:rsidP="00C22299">
      <w:pPr>
        <w:spacing w:after="160" w:line="259" w:lineRule="auto"/>
        <w:rPr>
          <w:b/>
          <w:lang w:val="be-BY"/>
        </w:rPr>
      </w:pPr>
      <w:r w:rsidRPr="00C22299">
        <w:rPr>
          <w:b/>
          <w:lang w:val="be-BY"/>
        </w:rPr>
        <w:t xml:space="preserve">41. Беларускі нацыянальны рух у сакавіку-кастрычніку </w:t>
      </w:r>
      <w:smartTag w:uri="urn:schemas-microsoft-com:office:smarttags" w:element="metricconverter">
        <w:smartTagPr>
          <w:attr w:name="ProductID" w:val="1917 г"/>
        </w:smartTagPr>
        <w:r w:rsidRPr="00C22299">
          <w:rPr>
            <w:b/>
            <w:lang w:val="be-BY"/>
          </w:rPr>
          <w:t>1917 г</w:t>
        </w:r>
      </w:smartTag>
      <w:r w:rsidRPr="00C22299">
        <w:rPr>
          <w:b/>
          <w:lang w:val="be-BY"/>
        </w:rPr>
        <w:t xml:space="preserve">.     </w:t>
      </w:r>
    </w:p>
    <w:p w:rsidR="00C22299" w:rsidRDefault="00C22299" w:rsidP="00C22299">
      <w:pPr>
        <w:pStyle w:val="Default"/>
        <w:ind w:left="360" w:firstLine="900"/>
        <w:jc w:val="both"/>
        <w:rPr>
          <w:sz w:val="28"/>
          <w:szCs w:val="28"/>
        </w:rPr>
      </w:pPr>
      <w:r>
        <w:rPr>
          <w:sz w:val="28"/>
          <w:szCs w:val="28"/>
        </w:rPr>
        <w:t xml:space="preserve">Спецификой двоевластия после Февральской революции в национальных районах России, в том числе и в Беларуси, было появление третьей силы – появление национальных организаций, активно поддерживающих идею национального возрождения. Весной 1917 года в Беларуси были созданы 23 такие организации, объединившие в своих рядах 25 тысяч членов (среди них и БСГ). В марте 1917 года в Минске состоялся съезд белорусских национальных организаций. Съезд избрал Белорусский национальный комитет в качестве центра, вокруг которого должны были объединиться все организации на платформе борьбы за автономию Беларуси в составе демократической России. Однако съезд и особенно БИК не смогли обеспечить консолидацию политических сил. </w:t>
      </w:r>
    </w:p>
    <w:p w:rsidR="00F4513E" w:rsidRDefault="00F4513E" w:rsidP="00F4513E">
      <w:pPr>
        <w:pStyle w:val="Default"/>
        <w:ind w:left="360" w:firstLine="900"/>
        <w:jc w:val="both"/>
        <w:rPr>
          <w:sz w:val="28"/>
          <w:szCs w:val="28"/>
        </w:rPr>
      </w:pPr>
      <w:r>
        <w:rPr>
          <w:sz w:val="27"/>
          <w:szCs w:val="27"/>
          <w:shd w:val="clear" w:color="auto" w:fill="FFFFFF"/>
        </w:rPr>
        <w:t>Съезд высказался за автономию Бел в составе Рос, БНК предлагалось подготовить конститу</w:t>
      </w:r>
      <w:r>
        <w:rPr>
          <w:sz w:val="27"/>
          <w:szCs w:val="27"/>
          <w:shd w:val="clear" w:color="auto" w:fill="FFFFFF"/>
        </w:rPr>
        <w:softHyphen/>
        <w:t>цию, осуществить меры по развитию национальной культуры. 8-12 июля состоялся II съезд белорусских партий и организаций. На съез</w:t>
      </w:r>
      <w:r>
        <w:rPr>
          <w:sz w:val="27"/>
          <w:szCs w:val="27"/>
          <w:shd w:val="clear" w:color="auto" w:fill="FFFFFF"/>
        </w:rPr>
        <w:softHyphen/>
        <w:t>де вместо БНК была избрана Центральная рада бел органи</w:t>
      </w:r>
      <w:r>
        <w:rPr>
          <w:sz w:val="27"/>
          <w:szCs w:val="27"/>
          <w:shd w:val="clear" w:color="auto" w:fill="FFFFFF"/>
        </w:rPr>
        <w:softHyphen/>
        <w:t>заций, перед которой была поставлена задача объединить нацио</w:t>
      </w:r>
      <w:r>
        <w:rPr>
          <w:sz w:val="27"/>
          <w:szCs w:val="27"/>
          <w:shd w:val="clear" w:color="auto" w:fill="FFFFFF"/>
        </w:rPr>
        <w:softHyphen/>
        <w:t xml:space="preserve">н движение. Однако справиться с этой Центральная рада не смогла. В октябре 1917 г. раскололась </w:t>
      </w:r>
      <w:r>
        <w:rPr>
          <w:sz w:val="27"/>
          <w:szCs w:val="27"/>
          <w:shd w:val="clear" w:color="auto" w:fill="FFFFFF"/>
        </w:rPr>
        <w:lastRenderedPageBreak/>
        <w:t>БСГ.Т.о, белорусское национальное движение накануне октябрьских событий 1917 г. оставалось ослабленным и разъединен</w:t>
      </w:r>
      <w:r>
        <w:rPr>
          <w:sz w:val="27"/>
          <w:szCs w:val="27"/>
          <w:shd w:val="clear" w:color="auto" w:fill="FFFFFF"/>
        </w:rPr>
        <w:softHyphen/>
        <w:t>ным. В это время большевики все шире разворачивали свою дея</w:t>
      </w:r>
      <w:r>
        <w:rPr>
          <w:sz w:val="27"/>
          <w:szCs w:val="27"/>
          <w:shd w:val="clear" w:color="auto" w:fill="FFFFFF"/>
        </w:rPr>
        <w:softHyphen/>
        <w:t>тельность в городах Беларуси и среди солдат Западного фронта. По</w:t>
      </w:r>
      <w:r>
        <w:rPr>
          <w:sz w:val="27"/>
          <w:szCs w:val="27"/>
          <w:shd w:val="clear" w:color="auto" w:fill="FFFFFF"/>
        </w:rPr>
        <w:softHyphen/>
        <w:t>сле VI съезда РСДРП(б), который состоялся в июле-августе 1917 г., большевики начали подготовку к захвату власти путем вооруженного восстания.</w:t>
      </w:r>
    </w:p>
    <w:p w:rsidR="00C22299" w:rsidRDefault="00F4513E" w:rsidP="00C22299">
      <w:pPr>
        <w:pStyle w:val="Default"/>
        <w:rPr>
          <w:sz w:val="28"/>
          <w:szCs w:val="28"/>
        </w:rPr>
      </w:pPr>
      <w:r w:rsidRPr="00A16697">
        <w:rPr>
          <w:rFonts w:ascii="TimesNewRomanPSMT" w:hAnsi="TimesNewRomanPSMT" w:cs="TimesNewRomanPSMT"/>
          <w:highlight w:val="yellow"/>
        </w:rPr>
        <w:t>Так, в сентябре 1917 г. в ходе перевыборов Советов большевики получили большинство в Минском</w:t>
      </w:r>
      <w:r>
        <w:rPr>
          <w:rFonts w:ascii="TimesNewRomanPSMT" w:hAnsi="TimesNewRomanPSMT" w:cs="TimesNewRomanPSMT"/>
          <w:highlight w:val="yellow"/>
        </w:rPr>
        <w:t xml:space="preserve"> </w:t>
      </w:r>
      <w:r w:rsidRPr="00A16697">
        <w:rPr>
          <w:rFonts w:ascii="TimesNewRomanPSMT" w:hAnsi="TimesNewRomanPSMT" w:cs="TimesNewRomanPSMT"/>
          <w:highlight w:val="yellow"/>
        </w:rPr>
        <w:t>совете рабочих и солдатских депутатов.</w:t>
      </w:r>
      <w:r>
        <w:rPr>
          <w:rFonts w:ascii="TimesNewRomanPSMT" w:hAnsi="TimesNewRomanPSMT" w:cs="TimesNewRomanPSMT"/>
          <w:highlight w:val="yellow"/>
        </w:rPr>
        <w:t xml:space="preserve"> </w:t>
      </w:r>
      <w:r w:rsidRPr="00A16697">
        <w:rPr>
          <w:rFonts w:ascii="TimesNewRomanPSMT" w:hAnsi="TimesNewRomanPSMT" w:cs="TimesNewRomanPSMT"/>
          <w:highlight w:val="yellow"/>
        </w:rPr>
        <w:t>Ведущие политические силы пытались найти</w:t>
      </w:r>
      <w:r>
        <w:rPr>
          <w:rFonts w:ascii="TimesNewRomanPSMT" w:hAnsi="TimesNewRomanPSMT" w:cs="TimesNewRomanPSMT"/>
          <w:highlight w:val="yellow"/>
        </w:rPr>
        <w:t xml:space="preserve"> </w:t>
      </w:r>
      <w:r w:rsidRPr="00A16697">
        <w:rPr>
          <w:rFonts w:ascii="TimesNewRomanPSMT" w:hAnsi="TimesNewRomanPSMT" w:cs="TimesNewRomanPSMT"/>
          <w:highlight w:val="yellow"/>
        </w:rPr>
        <w:t>выход из кризис</w:t>
      </w:r>
      <w:r>
        <w:rPr>
          <w:rFonts w:ascii="TimesNewRomanPSMT" w:hAnsi="TimesNewRomanPSMT" w:cs="TimesNewRomanPSMT"/>
        </w:rPr>
        <w:t>а.</w:t>
      </w:r>
    </w:p>
    <w:p w:rsidR="00F4513E" w:rsidRPr="00A16697" w:rsidRDefault="00F4513E" w:rsidP="00F4513E">
      <w:pPr>
        <w:autoSpaceDE w:val="0"/>
        <w:autoSpaceDN w:val="0"/>
        <w:adjustRightInd w:val="0"/>
        <w:rPr>
          <w:rFonts w:ascii="TimesNewRomanPSMT" w:hAnsi="TimesNewRomanPSMT" w:cs="TimesNewRomanPSMT"/>
          <w:highlight w:val="yellow"/>
        </w:rPr>
      </w:pPr>
      <w:r>
        <w:rPr>
          <w:rFonts w:ascii="TimesNewRomanPS-BoldMT" w:hAnsi="TimesNewRomanPS-BoldMT" w:cs="TimesNewRomanPS-BoldMT"/>
          <w:b/>
          <w:bCs/>
          <w:highlight w:val="yellow"/>
        </w:rPr>
        <w:t>В ночь с 24 на 25 ок</w:t>
      </w:r>
      <w:r w:rsidRPr="00A16697">
        <w:rPr>
          <w:rFonts w:ascii="TimesNewRomanPS-BoldMT" w:hAnsi="TimesNewRomanPS-BoldMT" w:cs="TimesNewRomanPS-BoldMT"/>
          <w:b/>
          <w:bCs/>
          <w:highlight w:val="yellow"/>
        </w:rPr>
        <w:t>тября 1917 г. в Петрограде произошло</w:t>
      </w:r>
      <w:r>
        <w:rPr>
          <w:rFonts w:ascii="TimesNewRomanPS-BoldMT" w:hAnsi="TimesNewRomanPS-BoldMT" w:cs="TimesNewRomanPS-BoldMT"/>
          <w:b/>
          <w:bCs/>
          <w:highlight w:val="yellow"/>
        </w:rPr>
        <w:t xml:space="preserve"> </w:t>
      </w:r>
      <w:r w:rsidRPr="00A16697">
        <w:rPr>
          <w:rFonts w:ascii="TimesNewRomanPS-BoldMT" w:hAnsi="TimesNewRomanPS-BoldMT" w:cs="TimesNewRomanPS-BoldMT"/>
          <w:b/>
          <w:bCs/>
          <w:highlight w:val="yellow"/>
        </w:rPr>
        <w:t>вооруженное восстание рабочих и</w:t>
      </w:r>
      <w:r>
        <w:rPr>
          <w:rFonts w:ascii="TimesNewRomanPS-BoldMT" w:hAnsi="TimesNewRomanPS-BoldMT" w:cs="TimesNewRomanPS-BoldMT"/>
          <w:b/>
          <w:bCs/>
          <w:highlight w:val="yellow"/>
        </w:rPr>
        <w:t xml:space="preserve"> </w:t>
      </w:r>
      <w:r w:rsidRPr="00A16697">
        <w:rPr>
          <w:rFonts w:ascii="TimesNewRomanPS-BoldMT" w:hAnsi="TimesNewRomanPS-BoldMT" w:cs="TimesNewRomanPS-BoldMT"/>
          <w:b/>
          <w:bCs/>
          <w:highlight w:val="yellow"/>
        </w:rPr>
        <w:t xml:space="preserve">солдат. </w:t>
      </w:r>
      <w:r w:rsidRPr="00A16697">
        <w:rPr>
          <w:rFonts w:ascii="TimesNewRomanPSMT" w:hAnsi="TimesNewRomanPSMT" w:cs="TimesNewRomanPSMT"/>
          <w:highlight w:val="yellow"/>
        </w:rPr>
        <w:t>Вечером 24 октября отряды Красной гвардии, некоторые войсковые части захватили почту,</w:t>
      </w:r>
      <w:r>
        <w:rPr>
          <w:rFonts w:ascii="TimesNewRomanPSMT" w:hAnsi="TimesNewRomanPSMT" w:cs="TimesNewRomanPSMT"/>
          <w:highlight w:val="yellow"/>
        </w:rPr>
        <w:t xml:space="preserve"> </w:t>
      </w:r>
      <w:r w:rsidRPr="00A16697">
        <w:rPr>
          <w:rFonts w:ascii="TimesNewRomanPSMT" w:hAnsi="TimesNewRomanPSMT" w:cs="TimesNewRomanPSMT"/>
          <w:highlight w:val="yellow"/>
        </w:rPr>
        <w:t>телеграф, вокзалы, мосты. Утром было опубликовано воззвание</w:t>
      </w:r>
      <w:r>
        <w:rPr>
          <w:rFonts w:ascii="TimesNewRomanPSMT" w:hAnsi="TimesNewRomanPSMT" w:cs="TimesNewRomanPSMT"/>
          <w:highlight w:val="yellow"/>
        </w:rPr>
        <w:t xml:space="preserve"> Петроградского военно-революци</w:t>
      </w:r>
      <w:r w:rsidRPr="00A16697">
        <w:rPr>
          <w:rFonts w:ascii="TimesNewRomanPSMT" w:hAnsi="TimesNewRomanPSMT" w:cs="TimesNewRomanPSMT"/>
          <w:highlight w:val="yellow"/>
        </w:rPr>
        <w:t>онного комитета, подготовленное В.И. Лениным,</w:t>
      </w:r>
    </w:p>
    <w:p w:rsidR="00F4513E" w:rsidRPr="00A16697" w:rsidRDefault="00F4513E" w:rsidP="00F4513E">
      <w:pPr>
        <w:autoSpaceDE w:val="0"/>
        <w:autoSpaceDN w:val="0"/>
        <w:adjustRightInd w:val="0"/>
        <w:rPr>
          <w:rFonts w:ascii="TimesNewRomanPSMT" w:hAnsi="TimesNewRomanPSMT" w:cs="TimesNewRomanPSMT"/>
          <w:highlight w:val="yellow"/>
        </w:rPr>
      </w:pPr>
      <w:r w:rsidRPr="00A16697">
        <w:rPr>
          <w:rFonts w:ascii="TimesNewRomanPSMT" w:hAnsi="TimesNewRomanPSMT" w:cs="TimesNewRomanPSMT"/>
          <w:highlight w:val="yellow"/>
        </w:rPr>
        <w:t>в котором объявлялось о свержении Временного</w:t>
      </w:r>
      <w:r>
        <w:rPr>
          <w:rFonts w:ascii="TimesNewRomanPSMT" w:hAnsi="TimesNewRomanPSMT" w:cs="TimesNewRomanPSMT"/>
          <w:highlight w:val="yellow"/>
        </w:rPr>
        <w:t xml:space="preserve"> </w:t>
      </w:r>
      <w:r w:rsidRPr="00A16697">
        <w:rPr>
          <w:rFonts w:ascii="TimesNewRomanPSMT" w:hAnsi="TimesNewRomanPSMT" w:cs="TimesNewRomanPSMT"/>
          <w:highlight w:val="yellow"/>
        </w:rPr>
        <w:t>правительства. Вечером 2</w:t>
      </w:r>
      <w:r>
        <w:rPr>
          <w:rFonts w:ascii="TimesNewRomanPSMT" w:hAnsi="TimesNewRomanPSMT" w:cs="TimesNewRomanPSMT"/>
          <w:highlight w:val="yellow"/>
        </w:rPr>
        <w:t>5 октября открылся II Всероссий</w:t>
      </w:r>
      <w:r w:rsidRPr="00A16697">
        <w:rPr>
          <w:rFonts w:ascii="TimesNewRomanPSMT" w:hAnsi="TimesNewRomanPSMT" w:cs="TimesNewRomanPSMT"/>
          <w:highlight w:val="yellow"/>
        </w:rPr>
        <w:t>ский съезд советов рабочих и солдатских депутатов. Из 649 человек 390 представляли большевиков.</w:t>
      </w:r>
    </w:p>
    <w:p w:rsidR="00B526C9" w:rsidRDefault="00F4513E" w:rsidP="00B526C9">
      <w:pPr>
        <w:autoSpaceDE w:val="0"/>
        <w:autoSpaceDN w:val="0"/>
        <w:adjustRightInd w:val="0"/>
        <w:rPr>
          <w:rFonts w:ascii="TimesNewRomanPSMT" w:hAnsi="TimesNewRomanPSMT" w:cs="TimesNewRomanPSMT"/>
        </w:rPr>
      </w:pPr>
      <w:r>
        <w:rPr>
          <w:rFonts w:ascii="TimesNewRomanPSMT" w:hAnsi="TimesNewRomanPSMT" w:cs="TimesNewRomanPSMT"/>
          <w:highlight w:val="yellow"/>
        </w:rPr>
        <w:t xml:space="preserve">      </w:t>
      </w:r>
      <w:r w:rsidRPr="00A16697">
        <w:rPr>
          <w:rFonts w:ascii="TimesNewRomanPSMT" w:hAnsi="TimesNewRomanPSMT" w:cs="TimesNewRomanPSMT"/>
          <w:highlight w:val="yellow"/>
        </w:rPr>
        <w:t>От Беларуси и солдат Западного фронта присутствовал</w:t>
      </w:r>
      <w:r>
        <w:rPr>
          <w:rFonts w:ascii="TimesNewRomanPSMT" w:hAnsi="TimesNewRomanPSMT" w:cs="TimesNewRomanPSMT"/>
          <w:highlight w:val="yellow"/>
        </w:rPr>
        <w:t xml:space="preserve"> </w:t>
      </w:r>
      <w:r w:rsidRPr="00A16697">
        <w:rPr>
          <w:rFonts w:ascii="TimesNewRomanPSMT" w:hAnsi="TimesNewRomanPSMT" w:cs="TimesNewRomanPSMT"/>
          <w:highlight w:val="yellow"/>
        </w:rPr>
        <w:t>51</w:t>
      </w:r>
      <w:r w:rsidR="00B526C9">
        <w:rPr>
          <w:rFonts w:ascii="TimesNewRomanPSMT" w:hAnsi="TimesNewRomanPSMT" w:cs="TimesNewRomanPSMT"/>
        </w:rPr>
        <w:t xml:space="preserve"> человек.</w:t>
      </w:r>
    </w:p>
    <w:p w:rsidR="00C22299" w:rsidRDefault="00D64A63" w:rsidP="00F4513E">
      <w:pPr>
        <w:spacing w:after="160" w:line="259" w:lineRule="auto"/>
        <w:rPr>
          <w:rFonts w:ascii="TimesNewRomanPSMT" w:hAnsi="TimesNewRomanPSMT" w:cs="TimesNewRomanPSMT"/>
        </w:rPr>
      </w:pPr>
      <w:r>
        <w:rPr>
          <w:rFonts w:ascii="TimesNewRomanPSMT" w:hAnsi="TimesNewRomanPSMT" w:cs="TimesNewRomanPSMT"/>
        </w:rPr>
        <w:t>.</w:t>
      </w:r>
    </w:p>
    <w:p w:rsidR="00D64A63" w:rsidRDefault="00D64A63" w:rsidP="00D64A63">
      <w:pPr>
        <w:autoSpaceDE w:val="0"/>
        <w:autoSpaceDN w:val="0"/>
        <w:adjustRightInd w:val="0"/>
        <w:rPr>
          <w:rFonts w:ascii="TimesNewRomanPSMT" w:hAnsi="TimesNewRomanPSMT" w:cs="TimesNewRomanPSMT"/>
          <w:highlight w:val="yellow"/>
        </w:rPr>
      </w:pPr>
      <w:r w:rsidRPr="00A16697">
        <w:rPr>
          <w:rFonts w:ascii="TimesNewRomanPSMT" w:hAnsi="TimesNewRomanPSMT" w:cs="TimesNewRomanPSMT"/>
          <w:highlight w:val="yellow"/>
        </w:rPr>
        <w:t>Съезд принял решение о</w:t>
      </w:r>
      <w:r>
        <w:rPr>
          <w:rFonts w:ascii="TimesNewRomanPSMT" w:hAnsi="TimesNewRomanPSMT" w:cs="TimesNewRomanPSMT"/>
          <w:highlight w:val="yellow"/>
        </w:rPr>
        <w:t xml:space="preserve"> </w:t>
      </w:r>
      <w:r w:rsidRPr="00A16697">
        <w:rPr>
          <w:rFonts w:ascii="TimesNewRomanPSMT" w:hAnsi="TimesNewRomanPSMT" w:cs="TimesNewRomanPSMT"/>
          <w:highlight w:val="yellow"/>
        </w:rPr>
        <w:t>переходе власти к советам. Учреждался Совет н</w:t>
      </w:r>
      <w:r>
        <w:rPr>
          <w:rFonts w:ascii="TimesNewRomanPSMT" w:hAnsi="TimesNewRomanPSMT" w:cs="TimesNewRomanPSMT"/>
          <w:highlight w:val="yellow"/>
        </w:rPr>
        <w:t>а</w:t>
      </w:r>
      <w:r w:rsidRPr="00A16697">
        <w:rPr>
          <w:rFonts w:ascii="TimesNewRomanPSMT" w:hAnsi="TimesNewRomanPSMT" w:cs="TimesNewRomanPSMT"/>
          <w:highlight w:val="yellow"/>
        </w:rPr>
        <w:t>родных комиссар</w:t>
      </w:r>
      <w:r w:rsidR="00B526C9">
        <w:rPr>
          <w:rFonts w:ascii="TimesNewRomanPSMT" w:hAnsi="TimesNewRomanPSMT" w:cs="TimesNewRomanPSMT"/>
          <w:highlight w:val="yellow"/>
        </w:rPr>
        <w:t>ов как временное рабочее и крес</w:t>
      </w:r>
      <w:r w:rsidRPr="00A16697">
        <w:rPr>
          <w:rFonts w:ascii="TimesNewRomanPSMT" w:hAnsi="TimesNewRomanPSMT" w:cs="TimesNewRomanPSMT"/>
          <w:highlight w:val="yellow"/>
        </w:rPr>
        <w:t>тьянское правительство. Были приняты Декрет</w:t>
      </w:r>
      <w:r>
        <w:rPr>
          <w:rFonts w:ascii="TimesNewRomanPSMT" w:hAnsi="TimesNewRomanPSMT" w:cs="TimesNewRomanPSMT"/>
          <w:highlight w:val="yellow"/>
        </w:rPr>
        <w:t xml:space="preserve">  </w:t>
      </w:r>
      <w:r w:rsidRPr="00A16697">
        <w:rPr>
          <w:rFonts w:ascii="TimesNewRomanPSMT" w:hAnsi="TimesNewRomanPSMT" w:cs="TimesNewRomanPSMT"/>
          <w:highlight w:val="yellow"/>
        </w:rPr>
        <w:t>о земле, отменявший частную собственность на</w:t>
      </w:r>
      <w:r>
        <w:rPr>
          <w:rFonts w:ascii="TimesNewRomanPSMT" w:hAnsi="TimesNewRomanPSMT" w:cs="TimesNewRomanPSMT"/>
          <w:highlight w:val="yellow"/>
        </w:rPr>
        <w:t xml:space="preserve"> </w:t>
      </w:r>
      <w:r w:rsidRPr="00A16697">
        <w:rPr>
          <w:rFonts w:ascii="TimesNewRomanPSMT" w:hAnsi="TimesNewRomanPSMT" w:cs="TimesNewRomanPSMT"/>
          <w:highlight w:val="yellow"/>
        </w:rPr>
        <w:t>землю, Декрет о мире, постановление об отмене</w:t>
      </w:r>
      <w:r>
        <w:rPr>
          <w:rFonts w:ascii="TimesNewRomanPSMT" w:hAnsi="TimesNewRomanPSMT" w:cs="TimesNewRomanPSMT"/>
          <w:highlight w:val="yellow"/>
        </w:rPr>
        <w:t xml:space="preserve"> </w:t>
      </w:r>
      <w:r w:rsidRPr="00A16697">
        <w:rPr>
          <w:rFonts w:ascii="TimesNewRomanPSMT" w:hAnsi="TimesNewRomanPSMT" w:cs="TimesNewRomanPSMT"/>
          <w:highlight w:val="yellow"/>
        </w:rPr>
        <w:t>смертной казни.</w:t>
      </w:r>
    </w:p>
    <w:p w:rsidR="00D64A63" w:rsidRPr="00A16697" w:rsidRDefault="00D64A63" w:rsidP="00D64A63">
      <w:pPr>
        <w:autoSpaceDE w:val="0"/>
        <w:autoSpaceDN w:val="0"/>
        <w:adjustRightInd w:val="0"/>
        <w:rPr>
          <w:rFonts w:ascii="TimesNewRomanPSMT" w:hAnsi="TimesNewRomanPSMT" w:cs="TimesNewRomanPSMT"/>
          <w:highlight w:val="yellow"/>
        </w:rPr>
      </w:pPr>
      <w:r>
        <w:rPr>
          <w:rFonts w:ascii="TimesNewRomanPSMT" w:hAnsi="TimesNewRomanPSMT" w:cs="TimesNewRomanPSMT"/>
          <w:highlight w:val="yellow"/>
        </w:rPr>
        <w:t xml:space="preserve">       </w:t>
      </w:r>
      <w:r w:rsidRPr="00A16697">
        <w:rPr>
          <w:rFonts w:ascii="TimesNewRomanPSMT" w:hAnsi="TimesNewRomanPSMT" w:cs="TimesNewRomanPSMT"/>
          <w:highlight w:val="yellow"/>
        </w:rPr>
        <w:t>26 октября 1917 г. исполком Минского совета</w:t>
      </w:r>
      <w:r>
        <w:rPr>
          <w:rFonts w:ascii="TimesNewRomanPSMT" w:hAnsi="TimesNewRomanPSMT" w:cs="TimesNewRomanPSMT"/>
          <w:highlight w:val="yellow"/>
        </w:rPr>
        <w:t xml:space="preserve"> </w:t>
      </w:r>
      <w:r w:rsidRPr="00A16697">
        <w:rPr>
          <w:rFonts w:ascii="TimesNewRomanPSMT" w:hAnsi="TimesNewRomanPSMT" w:cs="TimesNewRomanPSMT"/>
          <w:highlight w:val="yellow"/>
        </w:rPr>
        <w:t>объявил о переходе власти в руки Совета рабочих</w:t>
      </w:r>
      <w:r>
        <w:rPr>
          <w:rFonts w:ascii="TimesNewRomanPSMT" w:hAnsi="TimesNewRomanPSMT" w:cs="TimesNewRomanPSMT"/>
          <w:highlight w:val="yellow"/>
        </w:rPr>
        <w:t xml:space="preserve"> </w:t>
      </w:r>
      <w:r w:rsidRPr="00A16697">
        <w:rPr>
          <w:rFonts w:ascii="TimesNewRomanPSMT" w:hAnsi="TimesNewRomanPSMT" w:cs="TimesNewRomanPSMT"/>
          <w:highlight w:val="yellow"/>
        </w:rPr>
        <w:t>и солдатских депутатов</w:t>
      </w:r>
      <w:r w:rsidR="00B526C9">
        <w:rPr>
          <w:rFonts w:ascii="TimesNewRomanPSMT" w:hAnsi="TimesNewRomanPSMT" w:cs="TimesNewRomanPSMT"/>
          <w:highlight w:val="yellow"/>
        </w:rPr>
        <w:t>.</w:t>
      </w:r>
    </w:p>
    <w:p w:rsidR="00D64A63" w:rsidRPr="00C22299" w:rsidRDefault="00D64A63" w:rsidP="00F4513E">
      <w:pPr>
        <w:spacing w:after="160" w:line="259" w:lineRule="auto"/>
        <w:rPr>
          <w:b/>
        </w:rPr>
      </w:pPr>
    </w:p>
    <w:p w:rsidR="00B526C9" w:rsidRPr="00CB0378" w:rsidRDefault="00B526C9" w:rsidP="00B526C9">
      <w:pPr>
        <w:spacing w:line="0" w:lineRule="atLeast"/>
        <w:jc w:val="both"/>
        <w:rPr>
          <w:lang w:val="be-BY"/>
        </w:rPr>
      </w:pPr>
      <w:r w:rsidRPr="00B526C9">
        <w:rPr>
          <w:b/>
          <w:lang w:val="be-BY"/>
        </w:rPr>
        <w:t>42. Кастрычніцкая рэвалюцыя і ўсталяванне савецкай улады ў Беларусі</w:t>
      </w:r>
      <w:r w:rsidRPr="00CB0378">
        <w:rPr>
          <w:lang w:val="be-BY"/>
        </w:rPr>
        <w:t>.</w:t>
      </w:r>
    </w:p>
    <w:p w:rsidR="00C22299" w:rsidRDefault="00B526C9" w:rsidP="00C22299">
      <w:pPr>
        <w:spacing w:line="0" w:lineRule="atLeast"/>
        <w:jc w:val="both"/>
        <w:rPr>
          <w:rFonts w:ascii="TimesNewRomanPS-BoldMT" w:hAnsi="TimesNewRomanPS-BoldMT" w:cs="TimesNewRomanPS-BoldMT"/>
          <w:b/>
          <w:bCs/>
        </w:rPr>
      </w:pPr>
      <w:r>
        <w:rPr>
          <w:rFonts w:ascii="TimesNewRomanPS-BoldMT" w:hAnsi="TimesNewRomanPS-BoldMT" w:cs="TimesNewRomanPS-BoldMT"/>
          <w:b/>
          <w:bCs/>
          <w:highlight w:val="yellow"/>
        </w:rPr>
        <w:t>В ночь с 24 на 25 ок</w:t>
      </w:r>
      <w:r w:rsidRPr="00A16697">
        <w:rPr>
          <w:rFonts w:ascii="TimesNewRomanPS-BoldMT" w:hAnsi="TimesNewRomanPS-BoldMT" w:cs="TimesNewRomanPS-BoldMT"/>
          <w:b/>
          <w:bCs/>
          <w:highlight w:val="yellow"/>
        </w:rPr>
        <w:t>тября 1917 г. в Петрограде произошло</w:t>
      </w:r>
      <w:r>
        <w:rPr>
          <w:rFonts w:ascii="TimesNewRomanPS-BoldMT" w:hAnsi="TimesNewRomanPS-BoldMT" w:cs="TimesNewRomanPS-BoldMT"/>
          <w:b/>
          <w:bCs/>
          <w:highlight w:val="yellow"/>
        </w:rPr>
        <w:t xml:space="preserve"> </w:t>
      </w:r>
      <w:r w:rsidRPr="00A16697">
        <w:rPr>
          <w:rFonts w:ascii="TimesNewRomanPS-BoldMT" w:hAnsi="TimesNewRomanPS-BoldMT" w:cs="TimesNewRomanPS-BoldMT"/>
          <w:b/>
          <w:bCs/>
          <w:highlight w:val="yellow"/>
        </w:rPr>
        <w:t>вооруженное восстание рабочих и</w:t>
      </w:r>
      <w:r>
        <w:rPr>
          <w:rFonts w:ascii="TimesNewRomanPS-BoldMT" w:hAnsi="TimesNewRomanPS-BoldMT" w:cs="TimesNewRomanPS-BoldMT"/>
          <w:b/>
          <w:bCs/>
          <w:highlight w:val="yellow"/>
        </w:rPr>
        <w:t xml:space="preserve"> </w:t>
      </w:r>
      <w:r w:rsidRPr="00A16697">
        <w:rPr>
          <w:rFonts w:ascii="TimesNewRomanPS-BoldMT" w:hAnsi="TimesNewRomanPS-BoldMT" w:cs="TimesNewRomanPS-BoldMT"/>
          <w:b/>
          <w:bCs/>
          <w:highlight w:val="yellow"/>
        </w:rPr>
        <w:t>солдат</w:t>
      </w:r>
      <w:r>
        <w:rPr>
          <w:rFonts w:ascii="TimesNewRomanPS-BoldMT" w:hAnsi="TimesNewRomanPS-BoldMT" w:cs="TimesNewRomanPS-BoldMT"/>
          <w:b/>
          <w:bCs/>
        </w:rPr>
        <w:t>.</w:t>
      </w:r>
    </w:p>
    <w:p w:rsidR="00B526C9" w:rsidRDefault="00B526C9" w:rsidP="00C22299">
      <w:pPr>
        <w:spacing w:line="0" w:lineRule="atLeast"/>
        <w:jc w:val="both"/>
        <w:rPr>
          <w:rFonts w:ascii="Tahoma" w:hAnsi="Tahoma" w:cs="Tahoma"/>
          <w:color w:val="5F5F5F"/>
          <w:sz w:val="16"/>
          <w:szCs w:val="16"/>
        </w:rPr>
      </w:pPr>
      <w:r>
        <w:rPr>
          <w:rFonts w:ascii="Tahoma" w:hAnsi="Tahoma" w:cs="Tahoma"/>
          <w:color w:val="5F5F5F"/>
          <w:sz w:val="16"/>
          <w:szCs w:val="16"/>
        </w:rPr>
        <w:t>В октябре 1917 г. территория Беларуси по-прежнему была разделена на две части линией фронта, проходившей через Двинск – Сморгонь – Барановичи – Пинск. На запад от линии фронта хозяйничали германские оккупанты, Центральная и Восточная Беларусь была прифронтовой территорией русских войск. Советская власть устанавливалась только на неоккупированной части территории Беларуси</w:t>
      </w:r>
    </w:p>
    <w:p w:rsidR="00B526C9" w:rsidRDefault="00B526C9" w:rsidP="00B526C9">
      <w:pPr>
        <w:autoSpaceDE w:val="0"/>
        <w:autoSpaceDN w:val="0"/>
        <w:adjustRightInd w:val="0"/>
        <w:rPr>
          <w:rFonts w:ascii="TimesNewRomanPSMT" w:hAnsi="TimesNewRomanPSMT" w:cs="TimesNewRomanPSMT"/>
          <w:highlight w:val="yellow"/>
        </w:rPr>
      </w:pPr>
      <w:r w:rsidRPr="00A16697">
        <w:rPr>
          <w:rFonts w:ascii="TimesNewRomanPSMT" w:hAnsi="TimesNewRomanPSMT" w:cs="TimesNewRomanPSMT"/>
          <w:highlight w:val="yellow"/>
        </w:rPr>
        <w:t>Вечером 2</w:t>
      </w:r>
      <w:r>
        <w:rPr>
          <w:rFonts w:ascii="TimesNewRomanPSMT" w:hAnsi="TimesNewRomanPSMT" w:cs="TimesNewRomanPSMT"/>
          <w:highlight w:val="yellow"/>
        </w:rPr>
        <w:t>5 октября открылся II Всероссий</w:t>
      </w:r>
      <w:r w:rsidRPr="00A16697">
        <w:rPr>
          <w:rFonts w:ascii="TimesNewRomanPSMT" w:hAnsi="TimesNewRomanPSMT" w:cs="TimesNewRomanPSMT"/>
          <w:highlight w:val="yellow"/>
        </w:rPr>
        <w:t>ский съезд советов рабочих и солдатских депутатов. Из 649 человек 390 представляли большевиков.</w:t>
      </w:r>
    </w:p>
    <w:p w:rsidR="00B526C9" w:rsidRDefault="00B526C9" w:rsidP="00B526C9">
      <w:pPr>
        <w:autoSpaceDE w:val="0"/>
        <w:autoSpaceDN w:val="0"/>
        <w:adjustRightInd w:val="0"/>
        <w:rPr>
          <w:rFonts w:ascii="TimesNewRomanPSMT" w:hAnsi="TimesNewRomanPSMT" w:cs="TimesNewRomanPSMT"/>
          <w:highlight w:val="yellow"/>
        </w:rPr>
      </w:pPr>
      <w:r w:rsidRPr="00A16697">
        <w:rPr>
          <w:rFonts w:ascii="TimesNewRomanPSMT" w:hAnsi="TimesNewRomanPSMT" w:cs="TimesNewRomanPSMT"/>
          <w:highlight w:val="yellow"/>
        </w:rPr>
        <w:t>Съезд принял решение о</w:t>
      </w:r>
      <w:r>
        <w:rPr>
          <w:rFonts w:ascii="TimesNewRomanPSMT" w:hAnsi="TimesNewRomanPSMT" w:cs="TimesNewRomanPSMT"/>
          <w:highlight w:val="yellow"/>
        </w:rPr>
        <w:t xml:space="preserve"> </w:t>
      </w:r>
      <w:r w:rsidRPr="00A16697">
        <w:rPr>
          <w:rFonts w:ascii="TimesNewRomanPSMT" w:hAnsi="TimesNewRomanPSMT" w:cs="TimesNewRomanPSMT"/>
          <w:highlight w:val="yellow"/>
        </w:rPr>
        <w:t>переходе власти к советам. Учреждался Совет н</w:t>
      </w:r>
      <w:r>
        <w:rPr>
          <w:rFonts w:ascii="TimesNewRomanPSMT" w:hAnsi="TimesNewRomanPSMT" w:cs="TimesNewRomanPSMT"/>
          <w:highlight w:val="yellow"/>
        </w:rPr>
        <w:t>а</w:t>
      </w:r>
      <w:r w:rsidRPr="00A16697">
        <w:rPr>
          <w:rFonts w:ascii="TimesNewRomanPSMT" w:hAnsi="TimesNewRomanPSMT" w:cs="TimesNewRomanPSMT"/>
          <w:highlight w:val="yellow"/>
        </w:rPr>
        <w:t>родных комиссар</w:t>
      </w:r>
      <w:r>
        <w:rPr>
          <w:rFonts w:ascii="TimesNewRomanPSMT" w:hAnsi="TimesNewRomanPSMT" w:cs="TimesNewRomanPSMT"/>
          <w:highlight w:val="yellow"/>
        </w:rPr>
        <w:t>ов как временное рабочее и крес</w:t>
      </w:r>
      <w:r w:rsidRPr="00A16697">
        <w:rPr>
          <w:rFonts w:ascii="TimesNewRomanPSMT" w:hAnsi="TimesNewRomanPSMT" w:cs="TimesNewRomanPSMT"/>
          <w:highlight w:val="yellow"/>
        </w:rPr>
        <w:t xml:space="preserve">тьянское правительство. </w:t>
      </w:r>
      <w:r w:rsidRPr="00A16697">
        <w:rPr>
          <w:rFonts w:ascii="TimesNewRomanPSMT" w:hAnsi="TimesNewRomanPSMT" w:cs="TimesNewRomanPSMT"/>
          <w:highlight w:val="yellow"/>
        </w:rPr>
        <w:lastRenderedPageBreak/>
        <w:t>Были приняты Декрет</w:t>
      </w:r>
      <w:r>
        <w:rPr>
          <w:rFonts w:ascii="TimesNewRomanPSMT" w:hAnsi="TimesNewRomanPSMT" w:cs="TimesNewRomanPSMT"/>
          <w:highlight w:val="yellow"/>
        </w:rPr>
        <w:t xml:space="preserve">  </w:t>
      </w:r>
      <w:r w:rsidRPr="00A16697">
        <w:rPr>
          <w:rFonts w:ascii="TimesNewRomanPSMT" w:hAnsi="TimesNewRomanPSMT" w:cs="TimesNewRomanPSMT"/>
          <w:highlight w:val="yellow"/>
        </w:rPr>
        <w:t>о земле, отменявший частную собственность на</w:t>
      </w:r>
      <w:r>
        <w:rPr>
          <w:rFonts w:ascii="TimesNewRomanPSMT" w:hAnsi="TimesNewRomanPSMT" w:cs="TimesNewRomanPSMT"/>
          <w:highlight w:val="yellow"/>
        </w:rPr>
        <w:t xml:space="preserve"> </w:t>
      </w:r>
      <w:r w:rsidRPr="00A16697">
        <w:rPr>
          <w:rFonts w:ascii="TimesNewRomanPSMT" w:hAnsi="TimesNewRomanPSMT" w:cs="TimesNewRomanPSMT"/>
          <w:highlight w:val="yellow"/>
        </w:rPr>
        <w:t>землю, Декрет о мире, постановление об отмене</w:t>
      </w:r>
      <w:r>
        <w:rPr>
          <w:rFonts w:ascii="TimesNewRomanPSMT" w:hAnsi="TimesNewRomanPSMT" w:cs="TimesNewRomanPSMT"/>
          <w:highlight w:val="yellow"/>
        </w:rPr>
        <w:t xml:space="preserve"> </w:t>
      </w:r>
      <w:r w:rsidRPr="00A16697">
        <w:rPr>
          <w:rFonts w:ascii="TimesNewRomanPSMT" w:hAnsi="TimesNewRomanPSMT" w:cs="TimesNewRomanPSMT"/>
          <w:highlight w:val="yellow"/>
        </w:rPr>
        <w:t>смертной</w:t>
      </w:r>
      <w:r>
        <w:rPr>
          <w:rFonts w:ascii="TimesNewRomanPSMT" w:hAnsi="TimesNewRomanPSMT" w:cs="TimesNewRomanPSMT"/>
          <w:highlight w:val="yellow"/>
        </w:rPr>
        <w:t>.</w:t>
      </w:r>
    </w:p>
    <w:p w:rsidR="00F25D7D" w:rsidRPr="00F25D7D" w:rsidRDefault="00F25D7D" w:rsidP="00F25D7D">
      <w:pPr>
        <w:pStyle w:val="a4"/>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F25D7D">
        <w:rPr>
          <w:rFonts w:ascii="Tahoma" w:hAnsi="Tahoma" w:cs="Tahoma"/>
          <w:color w:val="5F5F5F"/>
          <w:sz w:val="22"/>
          <w:szCs w:val="22"/>
        </w:rPr>
        <w:t>На власть в нашем крае претендовали также белорусские национальные организации. Признавая советскую власть в России, белорусские национальные партии и организации не признавали ее на территории Беларуси. Они выступали за создание демократической краевой власти.</w:t>
      </w:r>
    </w:p>
    <w:p w:rsidR="00E12182" w:rsidRDefault="00F25D7D" w:rsidP="00F25D7D">
      <w:pPr>
        <w:pStyle w:val="a4"/>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F25D7D">
        <w:rPr>
          <w:rFonts w:ascii="Tahoma" w:hAnsi="Tahoma" w:cs="Tahoma"/>
          <w:color w:val="5F5F5F"/>
          <w:sz w:val="22"/>
          <w:szCs w:val="22"/>
        </w:rPr>
        <w:t xml:space="preserve">В ноябре 1917 г. из делегатов от белорусских губерний на I Всероссийском съезде крестьянских депутатов был создан Белорусский областной комитет (БОК). Он выступал за автономию Беларуси в составе Российской Федерации. </w:t>
      </w:r>
    </w:p>
    <w:p w:rsidR="00F25D7D" w:rsidRPr="00F25D7D" w:rsidRDefault="00F25D7D" w:rsidP="00F25D7D">
      <w:pPr>
        <w:pStyle w:val="a4"/>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F25D7D">
        <w:rPr>
          <w:rFonts w:ascii="Tahoma" w:hAnsi="Tahoma" w:cs="Tahoma"/>
          <w:color w:val="5F5F5F"/>
          <w:sz w:val="22"/>
          <w:szCs w:val="22"/>
        </w:rPr>
        <w:t>На протяжении</w:t>
      </w:r>
      <w:r w:rsidRPr="00F25D7D">
        <w:rPr>
          <w:rStyle w:val="apple-converted-space"/>
          <w:rFonts w:ascii="Tahoma" w:hAnsi="Tahoma" w:cs="Tahoma"/>
          <w:color w:val="5F5F5F"/>
          <w:sz w:val="22"/>
          <w:szCs w:val="22"/>
        </w:rPr>
        <w:t> </w:t>
      </w:r>
      <w:r w:rsidRPr="00F25D7D">
        <w:rPr>
          <w:rStyle w:val="a5"/>
          <w:rFonts w:ascii="Tahoma" w:hAnsi="Tahoma" w:cs="Tahoma"/>
          <w:color w:val="5F5F5F"/>
          <w:sz w:val="22"/>
          <w:szCs w:val="22"/>
        </w:rPr>
        <w:t>октября – ноября 1917 г.</w:t>
      </w:r>
      <w:r w:rsidRPr="00F25D7D">
        <w:rPr>
          <w:rStyle w:val="apple-converted-space"/>
          <w:rFonts w:ascii="Tahoma" w:hAnsi="Tahoma" w:cs="Tahoma"/>
          <w:color w:val="5F5F5F"/>
          <w:sz w:val="22"/>
          <w:szCs w:val="22"/>
        </w:rPr>
        <w:t> </w:t>
      </w:r>
      <w:r w:rsidRPr="00F25D7D">
        <w:rPr>
          <w:rFonts w:ascii="Tahoma" w:hAnsi="Tahoma" w:cs="Tahoma"/>
          <w:color w:val="5F5F5F"/>
          <w:sz w:val="22"/>
          <w:szCs w:val="22"/>
        </w:rPr>
        <w:t xml:space="preserve">советская власть была установлена на всей неоккупированной территории Беларуси. В ноябре 1917 г. в Минске был создан высший орган советской власти </w:t>
      </w:r>
      <w:r w:rsidRPr="00E12182">
        <w:rPr>
          <w:rFonts w:ascii="Tahoma" w:hAnsi="Tahoma" w:cs="Tahoma"/>
          <w:b/>
          <w:color w:val="5F5F5F"/>
          <w:sz w:val="22"/>
          <w:szCs w:val="22"/>
        </w:rPr>
        <w:t>–</w:t>
      </w:r>
      <w:r w:rsidRPr="00E12182">
        <w:rPr>
          <w:rStyle w:val="apple-converted-space"/>
          <w:rFonts w:ascii="Tahoma" w:hAnsi="Tahoma" w:cs="Tahoma"/>
          <w:b/>
          <w:color w:val="5F5F5F"/>
          <w:sz w:val="22"/>
          <w:szCs w:val="22"/>
        </w:rPr>
        <w:t> </w:t>
      </w:r>
      <w:r w:rsidRPr="00E12182">
        <w:rPr>
          <w:rStyle w:val="a5"/>
          <w:rFonts w:ascii="Tahoma" w:hAnsi="Tahoma" w:cs="Tahoma"/>
          <w:b/>
          <w:color w:val="5F5F5F"/>
          <w:sz w:val="22"/>
          <w:szCs w:val="22"/>
        </w:rPr>
        <w:t>Областной исполнительный Комитет Западной области и</w:t>
      </w:r>
      <w:r w:rsidRPr="00F25D7D">
        <w:rPr>
          <w:rStyle w:val="a5"/>
          <w:rFonts w:ascii="Tahoma" w:hAnsi="Tahoma" w:cs="Tahoma"/>
          <w:color w:val="5F5F5F"/>
          <w:sz w:val="22"/>
          <w:szCs w:val="22"/>
        </w:rPr>
        <w:t xml:space="preserve"> фронта (Облисполкомзап)</w:t>
      </w:r>
      <w:r w:rsidRPr="00F25D7D">
        <w:rPr>
          <w:rStyle w:val="apple-converted-space"/>
          <w:rFonts w:ascii="Tahoma" w:hAnsi="Tahoma" w:cs="Tahoma"/>
          <w:color w:val="5F5F5F"/>
          <w:sz w:val="22"/>
          <w:szCs w:val="22"/>
        </w:rPr>
        <w:t> </w:t>
      </w:r>
      <w:r w:rsidRPr="00F25D7D">
        <w:rPr>
          <w:rFonts w:ascii="Tahoma" w:hAnsi="Tahoma" w:cs="Tahoma"/>
          <w:color w:val="5F5F5F"/>
          <w:sz w:val="22"/>
          <w:szCs w:val="22"/>
        </w:rPr>
        <w:t>во главе с большевиком М. Рогозинским. Исполнительным органом власти стал</w:t>
      </w:r>
      <w:r w:rsidRPr="00F25D7D">
        <w:rPr>
          <w:rStyle w:val="apple-converted-space"/>
          <w:rFonts w:ascii="Tahoma" w:hAnsi="Tahoma" w:cs="Tahoma"/>
          <w:color w:val="5F5F5F"/>
          <w:sz w:val="22"/>
          <w:szCs w:val="22"/>
        </w:rPr>
        <w:t> </w:t>
      </w:r>
      <w:r w:rsidRPr="00E12182">
        <w:rPr>
          <w:rStyle w:val="a5"/>
          <w:rFonts w:ascii="Tahoma" w:hAnsi="Tahoma" w:cs="Tahoma"/>
          <w:b/>
          <w:color w:val="5F5F5F"/>
          <w:sz w:val="22"/>
          <w:szCs w:val="22"/>
        </w:rPr>
        <w:t>Совет Народных Комиссаров (СНК) Западной области и фронта</w:t>
      </w:r>
      <w:r w:rsidRPr="00E12182">
        <w:rPr>
          <w:rFonts w:ascii="Tahoma" w:hAnsi="Tahoma" w:cs="Tahoma"/>
          <w:b/>
          <w:color w:val="5F5F5F"/>
          <w:sz w:val="22"/>
          <w:szCs w:val="22"/>
        </w:rPr>
        <w:t>,</w:t>
      </w:r>
      <w:r w:rsidRPr="00F25D7D">
        <w:rPr>
          <w:rFonts w:ascii="Tahoma" w:hAnsi="Tahoma" w:cs="Tahoma"/>
          <w:color w:val="5F5F5F"/>
          <w:sz w:val="22"/>
          <w:szCs w:val="22"/>
        </w:rPr>
        <w:t xml:space="preserve"> возглавляемый К. Ландером. Большевистские организации, действовавшие как объединенная сила, возглавлял</w:t>
      </w:r>
      <w:r w:rsidRPr="00F25D7D">
        <w:rPr>
          <w:rStyle w:val="apple-converted-space"/>
          <w:rFonts w:ascii="Tahoma" w:hAnsi="Tahoma" w:cs="Tahoma"/>
          <w:color w:val="5F5F5F"/>
          <w:sz w:val="22"/>
          <w:szCs w:val="22"/>
        </w:rPr>
        <w:t> </w:t>
      </w:r>
      <w:r w:rsidRPr="00F25D7D">
        <w:rPr>
          <w:rStyle w:val="a5"/>
          <w:rFonts w:ascii="Tahoma" w:hAnsi="Tahoma" w:cs="Tahoma"/>
          <w:color w:val="5F5F5F"/>
          <w:sz w:val="22"/>
          <w:szCs w:val="22"/>
        </w:rPr>
        <w:t>Северо-Западный областной комитет РСДРП (б),</w:t>
      </w:r>
      <w:r w:rsidRPr="00F25D7D">
        <w:rPr>
          <w:rStyle w:val="apple-converted-space"/>
          <w:rFonts w:ascii="Tahoma" w:hAnsi="Tahoma" w:cs="Tahoma"/>
          <w:i/>
          <w:iCs/>
          <w:color w:val="5F5F5F"/>
          <w:sz w:val="22"/>
          <w:szCs w:val="22"/>
        </w:rPr>
        <w:t> </w:t>
      </w:r>
      <w:r w:rsidRPr="00F25D7D">
        <w:rPr>
          <w:rFonts w:ascii="Tahoma" w:hAnsi="Tahoma" w:cs="Tahoma"/>
          <w:color w:val="5F5F5F"/>
          <w:sz w:val="22"/>
          <w:szCs w:val="22"/>
        </w:rPr>
        <w:t>председателем которого был А. Мясников.</w:t>
      </w:r>
    </w:p>
    <w:p w:rsidR="00F25D7D" w:rsidRPr="00F25D7D" w:rsidRDefault="00F25D7D" w:rsidP="00F25D7D">
      <w:pPr>
        <w:pStyle w:val="a4"/>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F25D7D">
        <w:rPr>
          <w:rFonts w:ascii="Tahoma" w:hAnsi="Tahoma" w:cs="Tahoma"/>
          <w:color w:val="5F5F5F"/>
          <w:sz w:val="22"/>
          <w:szCs w:val="22"/>
        </w:rPr>
        <w:t>осуществлялись революционные преобразования: проводилась национализация банков и промышленности, устанавливался рабочий контроль над производством и потреблением продуктов, вводился 8-часовой рабочий день, конфисковывались помещичьи земли и создавались первые коллективные хозяйства крестьян, расширялась сеть школьных учреждений, вводилось бесплатное образование, разворачивалась работа по ликвидации неграмотности среди взрослого населения.</w:t>
      </w:r>
    </w:p>
    <w:p w:rsidR="00F25D7D" w:rsidRPr="00F25D7D" w:rsidRDefault="00F25D7D" w:rsidP="00F25D7D">
      <w:pPr>
        <w:pStyle w:val="a4"/>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F25D7D">
        <w:rPr>
          <w:rStyle w:val="apple-converted-space"/>
          <w:rFonts w:ascii="Tahoma" w:hAnsi="Tahoma" w:cs="Tahoma"/>
          <w:color w:val="5F5F5F"/>
          <w:sz w:val="22"/>
          <w:szCs w:val="22"/>
        </w:rPr>
        <w:t> </w:t>
      </w:r>
      <w:r w:rsidRPr="00F25D7D">
        <w:rPr>
          <w:rFonts w:ascii="Tahoma" w:hAnsi="Tahoma" w:cs="Tahoma"/>
          <w:color w:val="5F5F5F"/>
          <w:sz w:val="22"/>
          <w:szCs w:val="22"/>
        </w:rPr>
        <w:t>Руководство наиболее влиятельных белорусских национальных партий и организаций не поддержало Октябрьскую революцию</w:t>
      </w:r>
      <w:r w:rsidR="00E12182">
        <w:rPr>
          <w:rFonts w:ascii="Tahoma" w:hAnsi="Tahoma" w:cs="Tahoma"/>
          <w:color w:val="5F5F5F"/>
          <w:sz w:val="22"/>
          <w:szCs w:val="22"/>
        </w:rPr>
        <w:t>.</w:t>
      </w:r>
      <w:r w:rsidRPr="00F25D7D">
        <w:rPr>
          <w:rFonts w:ascii="Tahoma" w:hAnsi="Tahoma" w:cs="Tahoma"/>
          <w:color w:val="5F5F5F"/>
          <w:sz w:val="22"/>
          <w:szCs w:val="22"/>
        </w:rPr>
        <w:t xml:space="preserve"> Если до революции белорусские национальные деятели добивались для Беларуси краевой автономии в составе Российской Федерации, то теперь они требовали создания независимого белорусского государства в форме буржуазной парламентской республики с Учредительным собранием.</w:t>
      </w:r>
    </w:p>
    <w:p w:rsidR="00F25D7D" w:rsidRPr="00F25D7D" w:rsidRDefault="00F25D7D" w:rsidP="00F25D7D">
      <w:pPr>
        <w:pStyle w:val="a4"/>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F25D7D">
        <w:rPr>
          <w:rFonts w:ascii="Tahoma" w:hAnsi="Tahoma" w:cs="Tahoma"/>
          <w:color w:val="5F5F5F"/>
          <w:sz w:val="22"/>
          <w:szCs w:val="22"/>
        </w:rPr>
        <w:t>Большие надежды они возлагали на</w:t>
      </w:r>
      <w:r w:rsidRPr="00F25D7D">
        <w:rPr>
          <w:rStyle w:val="apple-converted-space"/>
          <w:rFonts w:ascii="Tahoma" w:hAnsi="Tahoma" w:cs="Tahoma"/>
          <w:color w:val="5F5F5F"/>
          <w:sz w:val="22"/>
          <w:szCs w:val="22"/>
        </w:rPr>
        <w:t> </w:t>
      </w:r>
      <w:r w:rsidRPr="00F25D7D">
        <w:rPr>
          <w:rStyle w:val="a5"/>
          <w:rFonts w:ascii="Tahoma" w:hAnsi="Tahoma" w:cs="Tahoma"/>
          <w:color w:val="5F5F5F"/>
          <w:sz w:val="22"/>
          <w:szCs w:val="22"/>
        </w:rPr>
        <w:t>I Всебелорусский съезд</w:t>
      </w:r>
      <w:r w:rsidRPr="00F25D7D">
        <w:rPr>
          <w:rFonts w:ascii="Tahoma" w:hAnsi="Tahoma" w:cs="Tahoma"/>
          <w:color w:val="5F5F5F"/>
          <w:sz w:val="22"/>
          <w:szCs w:val="22"/>
        </w:rPr>
        <w:t>, который проходил в Минске</w:t>
      </w:r>
      <w:r w:rsidRPr="00F25D7D">
        <w:rPr>
          <w:rStyle w:val="apple-converted-space"/>
          <w:rFonts w:ascii="Tahoma" w:hAnsi="Tahoma" w:cs="Tahoma"/>
          <w:color w:val="5F5F5F"/>
          <w:sz w:val="22"/>
          <w:szCs w:val="22"/>
        </w:rPr>
        <w:t> </w:t>
      </w:r>
      <w:r w:rsidRPr="00F25D7D">
        <w:rPr>
          <w:rStyle w:val="a5"/>
          <w:rFonts w:ascii="Tahoma" w:hAnsi="Tahoma" w:cs="Tahoma"/>
          <w:color w:val="5F5F5F"/>
          <w:sz w:val="22"/>
          <w:szCs w:val="22"/>
        </w:rPr>
        <w:t>15–17 декабря 1917 г.</w:t>
      </w:r>
      <w:r w:rsidRPr="00F25D7D">
        <w:rPr>
          <w:rStyle w:val="apple-converted-space"/>
          <w:rFonts w:ascii="Tahoma" w:hAnsi="Tahoma" w:cs="Tahoma"/>
          <w:color w:val="5F5F5F"/>
          <w:sz w:val="22"/>
          <w:szCs w:val="22"/>
        </w:rPr>
        <w:t> </w:t>
      </w:r>
      <w:r w:rsidRPr="00F25D7D">
        <w:rPr>
          <w:rFonts w:ascii="Tahoma" w:hAnsi="Tahoma" w:cs="Tahoma"/>
          <w:color w:val="5F5F5F"/>
          <w:sz w:val="22"/>
          <w:szCs w:val="22"/>
        </w:rPr>
        <w:t>Главным на съезде был вопрос о власти. Делегаты съезда приняли решение создать из своего состава</w:t>
      </w:r>
      <w:r w:rsidR="00E12182">
        <w:rPr>
          <w:rFonts w:ascii="Tahoma" w:hAnsi="Tahoma" w:cs="Tahoma"/>
          <w:color w:val="5F5F5F"/>
          <w:sz w:val="22"/>
          <w:szCs w:val="22"/>
        </w:rPr>
        <w:t xml:space="preserve"> </w:t>
      </w:r>
      <w:r w:rsidRPr="00F25D7D">
        <w:rPr>
          <w:rStyle w:val="a5"/>
          <w:rFonts w:ascii="Tahoma" w:hAnsi="Tahoma" w:cs="Tahoma"/>
          <w:color w:val="5F5F5F"/>
          <w:sz w:val="22"/>
          <w:szCs w:val="22"/>
        </w:rPr>
        <w:t>Всебелорусский Совет крестьянских, рабочих и солдатских депутатов</w:t>
      </w:r>
      <w:r w:rsidRPr="00F25D7D">
        <w:rPr>
          <w:rStyle w:val="apple-converted-space"/>
          <w:rFonts w:ascii="Tahoma" w:hAnsi="Tahoma" w:cs="Tahoma"/>
          <w:color w:val="5F5F5F"/>
          <w:sz w:val="22"/>
          <w:szCs w:val="22"/>
        </w:rPr>
        <w:t> </w:t>
      </w:r>
      <w:r w:rsidRPr="00F25D7D">
        <w:rPr>
          <w:rFonts w:ascii="Tahoma" w:hAnsi="Tahoma" w:cs="Tahoma"/>
          <w:color w:val="5F5F5F"/>
          <w:sz w:val="22"/>
          <w:szCs w:val="22"/>
        </w:rPr>
        <w:t>и передать ему всю власть в крае. Органы советской власти на территории Беларуси не признавались.</w:t>
      </w:r>
    </w:p>
    <w:p w:rsidR="00E12182" w:rsidRDefault="00F25D7D" w:rsidP="00F25D7D">
      <w:pPr>
        <w:pStyle w:val="a4"/>
        <w:shd w:val="clear" w:color="auto" w:fill="FFFFFF"/>
        <w:spacing w:before="41" w:beforeAutospacing="0" w:after="41" w:afterAutospacing="0"/>
        <w:ind w:left="41" w:right="41" w:firstLine="480"/>
        <w:jc w:val="both"/>
        <w:textAlignment w:val="top"/>
        <w:rPr>
          <w:rFonts w:ascii="Tahoma" w:hAnsi="Tahoma" w:cs="Tahoma"/>
          <w:color w:val="5F5F5F"/>
          <w:sz w:val="22"/>
          <w:szCs w:val="22"/>
        </w:rPr>
      </w:pPr>
      <w:r w:rsidRPr="00F25D7D">
        <w:rPr>
          <w:rFonts w:ascii="Tahoma" w:hAnsi="Tahoma" w:cs="Tahoma"/>
          <w:color w:val="5F5F5F"/>
          <w:sz w:val="22"/>
          <w:szCs w:val="22"/>
        </w:rPr>
        <w:t xml:space="preserve">СНК Западной области и фронта ночью 18 декабря 1917 г. распустил съезд, члены президиума и ряд делегатов были арестованы (через несколько дней отпущены на свободу). Часть делегатов, которые не были арестованы, на нелегальном заседании 18 декабря 1917 г. передали краевую власть Раде Всебелорусского съезда. </w:t>
      </w:r>
    </w:p>
    <w:p w:rsidR="00F25D7D" w:rsidRPr="00F25D7D" w:rsidRDefault="00E12182" w:rsidP="00F25D7D">
      <w:pPr>
        <w:autoSpaceDE w:val="0"/>
        <w:autoSpaceDN w:val="0"/>
        <w:adjustRightInd w:val="0"/>
        <w:rPr>
          <w:rFonts w:ascii="TimesNewRomanPSMT" w:hAnsi="TimesNewRomanPSMT" w:cs="TimesNewRomanPSMT"/>
          <w:sz w:val="22"/>
          <w:szCs w:val="22"/>
          <w:highlight w:val="yellow"/>
        </w:rPr>
      </w:pPr>
      <w:r>
        <w:rPr>
          <w:rFonts w:ascii="Tahoma" w:hAnsi="Tahoma" w:cs="Tahoma"/>
          <w:color w:val="5F5F5F"/>
          <w:sz w:val="22"/>
          <w:szCs w:val="22"/>
        </w:rPr>
        <w:t>.</w:t>
      </w:r>
    </w:p>
    <w:p w:rsidR="00A7738C" w:rsidRPr="00A7738C" w:rsidRDefault="00A7738C" w:rsidP="00A7738C">
      <w:pPr>
        <w:spacing w:line="0" w:lineRule="atLeast"/>
        <w:jc w:val="both"/>
        <w:rPr>
          <w:b/>
          <w:lang w:val="be-BY"/>
        </w:rPr>
      </w:pPr>
      <w:r w:rsidRPr="00A7738C">
        <w:rPr>
          <w:b/>
          <w:lang w:val="be-BY"/>
        </w:rPr>
        <w:t>43. Утварэнне Беларускай Народнай Рэспублікі і яе дзейнасць на акупаванай немцамі тэрыторыі.</w:t>
      </w:r>
    </w:p>
    <w:p w:rsidR="00B526C9" w:rsidRPr="00A7738C" w:rsidRDefault="00B526C9" w:rsidP="00C22299">
      <w:pPr>
        <w:spacing w:line="0" w:lineRule="atLeast"/>
        <w:jc w:val="both"/>
        <w:rPr>
          <w:b/>
          <w:sz w:val="22"/>
          <w:szCs w:val="22"/>
          <w:lang w:val="be-BY"/>
        </w:rPr>
      </w:pPr>
    </w:p>
    <w:p w:rsidR="00A7738C" w:rsidRPr="00A7738C" w:rsidRDefault="00A7738C" w:rsidP="00A7738C">
      <w:pPr>
        <w:autoSpaceDE w:val="0"/>
        <w:autoSpaceDN w:val="0"/>
        <w:adjustRightInd w:val="0"/>
        <w:rPr>
          <w:rFonts w:ascii="MinionPro-Regular" w:hAnsi="MinionPro-Regular" w:cs="MinionPro-Regular"/>
          <w:sz w:val="22"/>
          <w:szCs w:val="22"/>
        </w:rPr>
      </w:pPr>
      <w:r w:rsidRPr="00A7738C">
        <w:rPr>
          <w:rFonts w:ascii="MinionPro-Regular" w:hAnsi="MinionPro-Regular" w:cs="MinionPro-Regular"/>
          <w:sz w:val="22"/>
          <w:szCs w:val="22"/>
        </w:rPr>
        <w:t>В феврале 1918 г. немцы начали наступление по всему фронту. Большевистское руководство спешно эвакуировалось из Минска в Смоленск.</w:t>
      </w:r>
    </w:p>
    <w:p w:rsidR="00A7738C" w:rsidRPr="00A7738C" w:rsidRDefault="00A7738C" w:rsidP="00A7738C">
      <w:pPr>
        <w:autoSpaceDE w:val="0"/>
        <w:autoSpaceDN w:val="0"/>
        <w:adjustRightInd w:val="0"/>
        <w:rPr>
          <w:rFonts w:ascii="MinionPro-Regular" w:hAnsi="MinionPro-Regular" w:cs="MinionPro-Regular"/>
          <w:sz w:val="22"/>
          <w:szCs w:val="22"/>
        </w:rPr>
      </w:pPr>
      <w:r w:rsidRPr="00A7738C">
        <w:rPr>
          <w:rFonts w:ascii="MinionPro-Regular" w:hAnsi="MinionPro-Regular" w:cs="MinionPro-Regular"/>
          <w:sz w:val="22"/>
          <w:szCs w:val="22"/>
        </w:rPr>
        <w:t xml:space="preserve">В этих условиях Исполком Рады </w:t>
      </w:r>
      <w:r w:rsidRPr="005D72AB">
        <w:rPr>
          <w:rFonts w:ascii="MinionPro-Regular" w:hAnsi="MinionPro-Regular" w:cs="MinionPro-Regular"/>
          <w:b/>
          <w:sz w:val="22"/>
          <w:szCs w:val="22"/>
        </w:rPr>
        <w:t>21 февраля 1918 г. издал Первую уставную грамоту</w:t>
      </w:r>
      <w:r w:rsidRPr="00A7738C">
        <w:rPr>
          <w:rFonts w:ascii="MinionPro-Regular" w:hAnsi="MinionPro-Regular" w:cs="MinionPro-Regular"/>
          <w:sz w:val="22"/>
          <w:szCs w:val="22"/>
        </w:rPr>
        <w:t>, в которой провозгласил себя высшей властью на территории Беларуси. Из членов Исполкома был создан Народный секретариат Беларуси (во главе с Я. Воронко), который стал первым белорусским</w:t>
      </w:r>
    </w:p>
    <w:p w:rsidR="00A7738C" w:rsidRPr="00A7738C" w:rsidRDefault="00A7738C" w:rsidP="00A7738C">
      <w:pPr>
        <w:autoSpaceDE w:val="0"/>
        <w:autoSpaceDN w:val="0"/>
        <w:adjustRightInd w:val="0"/>
        <w:rPr>
          <w:rFonts w:ascii="MinionPro-Regular" w:hAnsi="MinionPro-Regular" w:cs="MinionPro-Regular"/>
          <w:sz w:val="22"/>
          <w:szCs w:val="22"/>
        </w:rPr>
      </w:pPr>
      <w:r w:rsidRPr="00A7738C">
        <w:rPr>
          <w:rFonts w:ascii="MinionPro-Regular" w:hAnsi="MinionPro-Regular" w:cs="MinionPro-Regular"/>
          <w:sz w:val="22"/>
          <w:szCs w:val="22"/>
        </w:rPr>
        <w:lastRenderedPageBreak/>
        <w:t>правительством.</w:t>
      </w:r>
    </w:p>
    <w:p w:rsidR="00A7738C" w:rsidRPr="00A7738C" w:rsidRDefault="00A7738C" w:rsidP="00A7738C">
      <w:pPr>
        <w:autoSpaceDE w:val="0"/>
        <w:autoSpaceDN w:val="0"/>
        <w:adjustRightInd w:val="0"/>
        <w:rPr>
          <w:rFonts w:ascii="MinionPro-Regular" w:hAnsi="MinionPro-Regular" w:cs="MinionPro-Regular"/>
          <w:sz w:val="22"/>
          <w:szCs w:val="22"/>
        </w:rPr>
      </w:pPr>
      <w:r w:rsidRPr="00A7738C">
        <w:rPr>
          <w:rFonts w:ascii="MinionPro-Regular" w:hAnsi="MinionPro-Regular" w:cs="MinionPro-Regular"/>
          <w:sz w:val="22"/>
          <w:szCs w:val="22"/>
        </w:rPr>
        <w:t xml:space="preserve">21 февраля 1918 г. немцы вступили в Минск. Будучи не в состоянии остановить немецкое наступление, правительство Советской России </w:t>
      </w:r>
      <w:r w:rsidRPr="00B22032">
        <w:rPr>
          <w:rFonts w:ascii="MinionPro-Regular" w:hAnsi="MinionPro-Regular" w:cs="MinionPro-Regular"/>
          <w:b/>
          <w:sz w:val="22"/>
          <w:szCs w:val="22"/>
        </w:rPr>
        <w:t>3 марта 1918 г. пошло на заключение в Брест-Литовске мирного договора</w:t>
      </w:r>
      <w:r w:rsidRPr="00A7738C">
        <w:rPr>
          <w:rFonts w:ascii="MinionPro-Regular" w:hAnsi="MinionPro-Regular" w:cs="MinionPro-Regular"/>
          <w:sz w:val="22"/>
          <w:szCs w:val="22"/>
        </w:rPr>
        <w:t xml:space="preserve">. Значительная часть Беларуси оставалась под немецкой оккупацией. 9 марта 1918 г. Исполком Рады издал </w:t>
      </w:r>
      <w:r w:rsidRPr="005D72AB">
        <w:rPr>
          <w:rFonts w:ascii="MinionPro-Regular" w:hAnsi="MinionPro-Regular" w:cs="MinionPro-Regular"/>
          <w:b/>
          <w:sz w:val="22"/>
          <w:szCs w:val="22"/>
        </w:rPr>
        <w:t xml:space="preserve">Вторую уставную грамоту, </w:t>
      </w:r>
      <w:r w:rsidRPr="00A7738C">
        <w:rPr>
          <w:rFonts w:ascii="MinionPro-Regular" w:hAnsi="MinionPro-Regular" w:cs="MinionPro-Regular"/>
          <w:sz w:val="22"/>
          <w:szCs w:val="22"/>
        </w:rPr>
        <w:t xml:space="preserve">в которой провозглашалось создание Белорусской Народной Республики в границах расселения и численного преимущества белорусского народа. 25 марта 1918 г. Рада БНР приняла </w:t>
      </w:r>
      <w:r w:rsidRPr="005D72AB">
        <w:rPr>
          <w:rFonts w:ascii="MinionPro-Regular" w:hAnsi="MinionPro-Regular" w:cs="MinionPro-Regular"/>
          <w:b/>
          <w:sz w:val="22"/>
          <w:szCs w:val="22"/>
        </w:rPr>
        <w:t>Третью уставную грамоту</w:t>
      </w:r>
      <w:r w:rsidRPr="00A7738C">
        <w:rPr>
          <w:rFonts w:ascii="MinionPro-Regular" w:hAnsi="MinionPro-Regular" w:cs="MinionPro-Regular"/>
          <w:sz w:val="22"/>
          <w:szCs w:val="22"/>
        </w:rPr>
        <w:t>, в которой провозглашалась независимость БНР.</w:t>
      </w:r>
    </w:p>
    <w:p w:rsidR="00A7738C" w:rsidRPr="00A7738C" w:rsidRDefault="00A7738C" w:rsidP="00A7738C">
      <w:pPr>
        <w:autoSpaceDE w:val="0"/>
        <w:autoSpaceDN w:val="0"/>
        <w:adjustRightInd w:val="0"/>
        <w:rPr>
          <w:rFonts w:ascii="MinionPro-Regular" w:hAnsi="MinionPro-Regular" w:cs="MinionPro-Regular"/>
          <w:sz w:val="22"/>
          <w:szCs w:val="22"/>
        </w:rPr>
      </w:pPr>
      <w:r w:rsidRPr="00A7738C">
        <w:rPr>
          <w:rFonts w:ascii="MinionPro-Regular" w:hAnsi="MinionPro-Regular" w:cs="MinionPro-Regular"/>
          <w:sz w:val="22"/>
          <w:szCs w:val="22"/>
        </w:rPr>
        <w:t>Германия де-юре не признала независимости БНР, однако оккупацонные власти предоставили ей некоторые полномочия в сфере торговли, образования, социального обеспечения и др. Издавались учебники,открывались белорусские школы, выдавались белорусские паспорта.В качестве национальной символики были утверждены герб «Погоня» и бело-красно-белый флаг.</w:t>
      </w:r>
    </w:p>
    <w:p w:rsidR="00A7738C" w:rsidRDefault="00A7738C" w:rsidP="00A7738C">
      <w:pPr>
        <w:autoSpaceDE w:val="0"/>
        <w:autoSpaceDN w:val="0"/>
        <w:adjustRightInd w:val="0"/>
        <w:rPr>
          <w:rFonts w:ascii="MinionPro-Regular" w:hAnsi="MinionPro-Regular" w:cs="MinionPro-Regular"/>
          <w:sz w:val="22"/>
          <w:szCs w:val="22"/>
        </w:rPr>
      </w:pPr>
      <w:r w:rsidRPr="00A7738C">
        <w:rPr>
          <w:rFonts w:ascii="MinionPro-Regular" w:hAnsi="MinionPro-Regular" w:cs="MinionPro-Regular"/>
          <w:sz w:val="22"/>
          <w:szCs w:val="22"/>
        </w:rPr>
        <w:t>После капитуляции Германии в ноябре 1918 г. Красная армия перешла в наступление и правительство БНР вынуждено было эмигрировать. Попытка решить национально-государственные проблемы набуржуазно-демократической основе не удалась. Но провозглашение БНР и претензии Польши на белорусские территории вынудили советское правительство обратиться к белорусскому вопросу. Решение о создании Белорусской Советской Социалистической Республики было принято на VI Северо-Западной областной конференции большевиков, которая проходила 30–31 декабря 1918 г. в Смоленске и была переименована в I съезд Коммунистической партии большевиков Беларуси. 1 января 1919 г. было создано Временное рабоче-крестьянское правительство во главе с Д. Жилуновичем и принят Манифест о провозглашении БССР.</w:t>
      </w:r>
    </w:p>
    <w:p w:rsidR="00A7738C" w:rsidRPr="00A7738C" w:rsidRDefault="00A7738C" w:rsidP="00A7738C">
      <w:pPr>
        <w:spacing w:line="0" w:lineRule="atLeast"/>
        <w:jc w:val="both"/>
        <w:rPr>
          <w:b/>
          <w:lang w:val="be-BY"/>
        </w:rPr>
      </w:pPr>
      <w:r w:rsidRPr="00A7738C">
        <w:rPr>
          <w:b/>
          <w:lang w:val="be-BY"/>
        </w:rPr>
        <w:t>44. Праблема дзяржаўнага самавызначэння Беларусі. Усебеларускі з’езд (снежань 1917 г.) і яго вынікі.</w:t>
      </w:r>
    </w:p>
    <w:p w:rsidR="005D72AB" w:rsidRPr="00053018" w:rsidRDefault="005D72AB" w:rsidP="005D72AB">
      <w:pPr>
        <w:pStyle w:val="Default"/>
        <w:ind w:firstLine="900"/>
        <w:jc w:val="both"/>
      </w:pPr>
      <w:r w:rsidRPr="00053018">
        <w:t xml:space="preserve">В белорусском национальном движении после Октябрьской социалистической революции можно выделить 2 основные течения. </w:t>
      </w:r>
    </w:p>
    <w:p w:rsidR="005D72AB" w:rsidRPr="00053018" w:rsidRDefault="005D72AB" w:rsidP="005D72AB">
      <w:pPr>
        <w:pStyle w:val="Default"/>
        <w:ind w:firstLine="900"/>
        <w:jc w:val="both"/>
      </w:pPr>
      <w:r w:rsidRPr="00053018">
        <w:t>1. Социал-демократическое течение, объединявшее сторонников Великой Белорусской Рады</w:t>
      </w:r>
      <w:r w:rsidR="00520748" w:rsidRPr="00053018">
        <w:t xml:space="preserve"> (ВБР)</w:t>
      </w:r>
      <w:r w:rsidRPr="00053018">
        <w:t>, Центральной Армейской Белорусской Рады, Белорусского исполнительного комитета Западного фронта</w:t>
      </w:r>
      <w:r w:rsidR="00053018">
        <w:t xml:space="preserve"> (Облиспокомзап)</w:t>
      </w:r>
      <w:r w:rsidRPr="00053018">
        <w:t xml:space="preserve">, Белорусской Социалистической Громады, социалистов-революционеров, меньшевиков. </w:t>
      </w:r>
    </w:p>
    <w:p w:rsidR="005D72AB" w:rsidRPr="00053018" w:rsidRDefault="005D72AB" w:rsidP="005D72AB">
      <w:pPr>
        <w:pStyle w:val="Default"/>
        <w:ind w:firstLine="900"/>
        <w:jc w:val="both"/>
      </w:pPr>
      <w:r w:rsidRPr="00053018">
        <w:t xml:space="preserve">2. Коммунистическое течение, объединявшее сторонников Белорусского областного комитета, большевиков-белорусов, левое крыло БСГ. </w:t>
      </w:r>
    </w:p>
    <w:p w:rsidR="00053018" w:rsidRDefault="005D72AB" w:rsidP="005D72AB">
      <w:pPr>
        <w:pStyle w:val="Default"/>
        <w:ind w:firstLine="900"/>
        <w:jc w:val="both"/>
      </w:pPr>
      <w:r w:rsidRPr="00053018">
        <w:rPr>
          <w:b/>
          <w:bCs/>
        </w:rPr>
        <w:t>2 ноября 1917г. большевики провозгласили «Декларацию прав и народов России»</w:t>
      </w:r>
      <w:r w:rsidRPr="00053018">
        <w:t xml:space="preserve">, которая признавала право народов России на государственное самоопределение. На основании этого документа </w:t>
      </w:r>
      <w:r w:rsidRPr="00053018">
        <w:rPr>
          <w:b/>
          <w:bCs/>
        </w:rPr>
        <w:t xml:space="preserve">ВБР решила созвать в Минске в декабре 1917г. Первый Всебелорусский Съезд </w:t>
      </w:r>
      <w:r w:rsidRPr="00053018">
        <w:t xml:space="preserve">(конгресс). </w:t>
      </w:r>
      <w:r w:rsidR="00520748" w:rsidRPr="00053018">
        <w:t xml:space="preserve"> </w:t>
      </w:r>
    </w:p>
    <w:p w:rsidR="005D72AB" w:rsidRPr="00053018" w:rsidRDefault="005D72AB" w:rsidP="005D72AB">
      <w:pPr>
        <w:pStyle w:val="Default"/>
        <w:ind w:firstLine="900"/>
        <w:jc w:val="both"/>
      </w:pPr>
      <w:r w:rsidRPr="00053018">
        <w:t>Среди первоочередных задач были объявлены: создание системы бесплатного обучения; основание университетов, сельскохозяйственных и политехнических институтов</w:t>
      </w:r>
      <w:r w:rsidR="00520748" w:rsidRPr="00053018">
        <w:t xml:space="preserve"> </w:t>
      </w:r>
      <w:r w:rsidRPr="00053018">
        <w:t xml:space="preserve">недопущение раздела Беларуси между соседними государствами и восстановление нанесённого хозяйственного ущерба за счёт воюющих государств; бесплатная передача земли трудовому народу в лице всенародно избранных Земельных комитетов. </w:t>
      </w:r>
      <w:r w:rsidRPr="00053018">
        <w:rPr>
          <w:b/>
          <w:bCs/>
          <w:i/>
          <w:iCs/>
        </w:rPr>
        <w:t xml:space="preserve">Созываемый съезд должен был организовать органы власти демократической Беларуси. </w:t>
      </w:r>
    </w:p>
    <w:p w:rsidR="005D72AB" w:rsidRPr="00053018" w:rsidRDefault="005D72AB" w:rsidP="005D72AB">
      <w:pPr>
        <w:pStyle w:val="Default"/>
        <w:ind w:left="140" w:firstLine="900"/>
        <w:jc w:val="both"/>
      </w:pPr>
      <w:r w:rsidRPr="00053018">
        <w:t xml:space="preserve"> </w:t>
      </w:r>
      <w:r w:rsidRPr="00053018">
        <w:rPr>
          <w:i/>
          <w:iCs/>
        </w:rPr>
        <w:t xml:space="preserve">«...Образовавшийся в Петрограде </w:t>
      </w:r>
      <w:r w:rsidRPr="00053018">
        <w:rPr>
          <w:b/>
          <w:i/>
          <w:iCs/>
        </w:rPr>
        <w:t>Белорусский Областной Комитет</w:t>
      </w:r>
      <w:r w:rsidR="00053018">
        <w:rPr>
          <w:b/>
          <w:i/>
          <w:iCs/>
        </w:rPr>
        <w:t xml:space="preserve"> выступал за</w:t>
      </w:r>
      <w:r w:rsidR="00053018">
        <w:rPr>
          <w:i/>
          <w:iCs/>
        </w:rPr>
        <w:t xml:space="preserve"> идею</w:t>
      </w:r>
      <w:r w:rsidRPr="00053018">
        <w:rPr>
          <w:i/>
          <w:iCs/>
        </w:rPr>
        <w:t xml:space="preserve"> образования Автономно-свободной Белоруссии, как части Российской Федеративной Республики</w:t>
      </w:r>
      <w:r w:rsidRPr="00053018">
        <w:t xml:space="preserve">». </w:t>
      </w:r>
    </w:p>
    <w:p w:rsidR="005D72AB" w:rsidRPr="00053018" w:rsidRDefault="005D72AB" w:rsidP="005D72AB">
      <w:pPr>
        <w:pStyle w:val="Default"/>
        <w:ind w:firstLine="900"/>
        <w:jc w:val="both"/>
      </w:pPr>
      <w:r w:rsidRPr="00053018">
        <w:lastRenderedPageBreak/>
        <w:t xml:space="preserve">Всероссийский </w:t>
      </w:r>
      <w:r w:rsidR="00053018">
        <w:t>ЦИК</w:t>
      </w:r>
      <w:r w:rsidRPr="00053018">
        <w:t xml:space="preserve"> разрешил проведение в Минске Первого всебелорусского съезда, однако Облисполкомзап должен был чётко следить за характером обсуждаемых вопросов и принимаемых деклараций. </w:t>
      </w:r>
    </w:p>
    <w:p w:rsidR="00520748" w:rsidRPr="00053018" w:rsidRDefault="005D72AB" w:rsidP="00520748">
      <w:pPr>
        <w:pStyle w:val="Default"/>
        <w:ind w:firstLine="900"/>
        <w:jc w:val="both"/>
      </w:pPr>
      <w:r w:rsidRPr="00053018">
        <w:rPr>
          <w:b/>
          <w:bCs/>
        </w:rPr>
        <w:t>15 декабря 1917г. начал работу Первый Всебелорусский съезд в Минске</w:t>
      </w:r>
      <w:r w:rsidRPr="00053018">
        <w:t xml:space="preserve">, присутствовало более </w:t>
      </w:r>
      <w:r w:rsidRPr="00053018">
        <w:rPr>
          <w:b/>
          <w:bCs/>
        </w:rPr>
        <w:t xml:space="preserve">1800 делегатов </w:t>
      </w:r>
      <w:r w:rsidRPr="00053018">
        <w:t>со всех регионов Беларуси, преобладали социалисты-революционеры и члены БСГ, большевики и их сторонники имели 115 представителей</w:t>
      </w:r>
      <w:r w:rsidR="00520748" w:rsidRPr="00053018">
        <w:t xml:space="preserve">  </w:t>
      </w:r>
    </w:p>
    <w:p w:rsidR="00520748" w:rsidRPr="00053018" w:rsidRDefault="005D72AB" w:rsidP="00520748">
      <w:pPr>
        <w:pStyle w:val="Default"/>
        <w:ind w:firstLine="900"/>
        <w:jc w:val="both"/>
      </w:pPr>
      <w:r w:rsidRPr="00053018">
        <w:t xml:space="preserve"> </w:t>
      </w:r>
      <w:r w:rsidR="00520748" w:rsidRPr="00053018">
        <w:t xml:space="preserve"> </w:t>
      </w:r>
      <w:r w:rsidR="00520748" w:rsidRPr="00053018">
        <w:rPr>
          <w:rFonts w:ascii="Tahoma" w:hAnsi="Tahoma" w:cs="Tahoma"/>
          <w:color w:val="5F5F5F"/>
        </w:rPr>
        <w:t xml:space="preserve">Главным на съезде был вопрос о власти. Делегаты съезда приняли решение создать из своего состава </w:t>
      </w:r>
      <w:r w:rsidR="00520748" w:rsidRPr="00053018">
        <w:rPr>
          <w:rStyle w:val="a5"/>
          <w:rFonts w:ascii="Tahoma" w:hAnsi="Tahoma" w:cs="Tahoma"/>
          <w:color w:val="5F5F5F"/>
        </w:rPr>
        <w:t>Всебелорусский Совет крестьянских, рабочих и солдатских депутатов</w:t>
      </w:r>
      <w:r w:rsidR="00520748" w:rsidRPr="00053018">
        <w:rPr>
          <w:rStyle w:val="apple-converted-space"/>
          <w:rFonts w:ascii="Tahoma" w:hAnsi="Tahoma" w:cs="Tahoma"/>
          <w:color w:val="5F5F5F"/>
        </w:rPr>
        <w:t> </w:t>
      </w:r>
      <w:r w:rsidR="00520748" w:rsidRPr="00053018">
        <w:rPr>
          <w:rFonts w:ascii="Tahoma" w:hAnsi="Tahoma" w:cs="Tahoma"/>
          <w:color w:val="5F5F5F"/>
        </w:rPr>
        <w:t xml:space="preserve">и передать ему всю власть в крае. Органы советской власти на территории Беларуси не признавались. </w:t>
      </w:r>
    </w:p>
    <w:p w:rsidR="00520748" w:rsidRPr="00053018" w:rsidRDefault="005D72AB" w:rsidP="005D72AB">
      <w:pPr>
        <w:pStyle w:val="Default"/>
        <w:ind w:firstLine="900"/>
        <w:jc w:val="both"/>
      </w:pPr>
      <w:r w:rsidRPr="00053018">
        <w:rPr>
          <w:i/>
          <w:iCs/>
        </w:rPr>
        <w:t xml:space="preserve">. </w:t>
      </w:r>
      <w:r w:rsidRPr="00053018">
        <w:t>Уже с первого пункта постановления данного съезда было понятно, что на территории Беларуси большевики могут потерять власть.</w:t>
      </w:r>
    </w:p>
    <w:p w:rsidR="00520748" w:rsidRPr="00053018" w:rsidRDefault="00520748" w:rsidP="00520748">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053018">
        <w:rPr>
          <w:rFonts w:ascii="Tahoma" w:hAnsi="Tahoma" w:cs="Tahoma"/>
          <w:color w:val="5F5F5F"/>
        </w:rPr>
        <w:t>СНК Западной области и фронта ночью 18 декабря 1917 г. распустил съезд, члены президиума и ряд делегатов были арестованы (через несколько дней отпущены на свободу). Часть делегатов, которые не были арестованы, на нелегальном заседании 18 декабря 1917 г. передали краевую власть Раде Всебелорусского съезда. 21 декабря 1917 г. из состава Рады был избран Исполнительный комитет из 10 человек как центр консолидации всех антисоветских и антибольшевистских сил в Беларуси.</w:t>
      </w:r>
    </w:p>
    <w:p w:rsidR="005D72AB" w:rsidRPr="00053018" w:rsidRDefault="005D72AB" w:rsidP="005D72AB">
      <w:pPr>
        <w:pStyle w:val="Default"/>
        <w:ind w:firstLine="900"/>
        <w:jc w:val="both"/>
      </w:pPr>
      <w:r w:rsidRPr="00053018">
        <w:t xml:space="preserve"> </w:t>
      </w:r>
    </w:p>
    <w:p w:rsidR="005D72AB" w:rsidRDefault="005D72AB" w:rsidP="005D72AB">
      <w:pPr>
        <w:pStyle w:val="Default"/>
        <w:ind w:firstLine="900"/>
        <w:jc w:val="both"/>
        <w:rPr>
          <w:i/>
          <w:iCs/>
        </w:rPr>
      </w:pPr>
      <w:r w:rsidRPr="00053018">
        <w:rPr>
          <w:i/>
          <w:iCs/>
        </w:rPr>
        <w:t xml:space="preserve">Вопрос о контрреволюционности данного документа открыт до сих пор. С одной стороны, Первый Всебелорусский съезд поддержал социальные преобразования, сохранение неделимости России, но с другой стороны, отверг монополию большевиков на власть в лице Облисполкомзапа. Предполагалось провести выборы на демократических принципах, что однозначно ослабило позиции большевиков в Беларуси и стало бы примером для других регионов России. </w:t>
      </w:r>
    </w:p>
    <w:p w:rsidR="000E0526" w:rsidRDefault="000E0526" w:rsidP="000E0526">
      <w:pPr>
        <w:pStyle w:val="a4"/>
        <w:shd w:val="clear" w:color="auto" w:fill="FFFFFF"/>
        <w:spacing w:before="41" w:beforeAutospacing="0" w:after="41" w:afterAutospacing="0"/>
        <w:ind w:left="41" w:right="41" w:firstLine="480"/>
        <w:jc w:val="both"/>
        <w:textAlignment w:val="top"/>
        <w:rPr>
          <w:rFonts w:ascii="Tahoma" w:hAnsi="Tahoma" w:cs="Tahoma"/>
          <w:color w:val="5F5F5F"/>
          <w:sz w:val="20"/>
          <w:szCs w:val="20"/>
        </w:rPr>
      </w:pPr>
      <w:r w:rsidRPr="000E0526">
        <w:rPr>
          <w:rFonts w:ascii="Tahoma" w:hAnsi="Tahoma" w:cs="Tahoma"/>
          <w:color w:val="5F5F5F"/>
          <w:sz w:val="20"/>
          <w:szCs w:val="20"/>
        </w:rPr>
        <w:t xml:space="preserve"> Есть мнение, что  Всебелорусский съезд был распущен не за попытку реализовать право белорусского народа на самоопределение, как пишут некоторые историки, а за попытку совершить государственный переворот, ликвидировать советскую власть и отстранить большевиков от управления краем. Каждая власть должна уметь себя защищать. В декабре 1917 г. у большевиков Беларуси были силы и возможности, чтобы защитить советскую власть от контрреволюционных попыток ее ликвидации.</w:t>
      </w:r>
    </w:p>
    <w:p w:rsidR="00B84F89" w:rsidRDefault="00B84F89" w:rsidP="00B84F89">
      <w:pPr>
        <w:autoSpaceDE w:val="0"/>
        <w:autoSpaceDN w:val="0"/>
        <w:adjustRightInd w:val="0"/>
        <w:rPr>
          <w:rFonts w:ascii="MinionPro-Regular" w:hAnsi="MinionPro-Regular" w:cs="MinionPro-Regular"/>
          <w:sz w:val="21"/>
          <w:szCs w:val="21"/>
        </w:rPr>
      </w:pPr>
      <w:r w:rsidRPr="00B84F89">
        <w:rPr>
          <w:rFonts w:ascii="MinionPro-Regular" w:hAnsi="MinionPro-Regular" w:cs="MinionPro-Regular"/>
          <w:sz w:val="21"/>
          <w:szCs w:val="21"/>
          <w:highlight w:val="red"/>
        </w:rPr>
        <w:t>Таким образом, в 1917–1920 гг. противостояли различные модели белорусской государственности. Верх одержала большевистская модель, белорусский народ оказался разделенным между Польшей и  Советской Россией</w:t>
      </w:r>
      <w:r>
        <w:rPr>
          <w:rFonts w:ascii="MinionPro-Regular" w:hAnsi="MinionPro-Regular" w:cs="MinionPro-Regular"/>
          <w:sz w:val="21"/>
          <w:szCs w:val="21"/>
        </w:rPr>
        <w:t xml:space="preserve"> ( не знаю правильно или нет)</w:t>
      </w:r>
    </w:p>
    <w:p w:rsidR="00B84F89" w:rsidRDefault="00B84F89" w:rsidP="000E0526">
      <w:pPr>
        <w:pStyle w:val="a4"/>
        <w:shd w:val="clear" w:color="auto" w:fill="FFFFFF"/>
        <w:spacing w:before="41" w:beforeAutospacing="0" w:after="41" w:afterAutospacing="0"/>
        <w:ind w:left="41" w:right="41" w:firstLine="480"/>
        <w:jc w:val="both"/>
        <w:textAlignment w:val="top"/>
        <w:rPr>
          <w:rFonts w:ascii="Tahoma" w:hAnsi="Tahoma" w:cs="Tahoma"/>
          <w:color w:val="5F5F5F"/>
          <w:sz w:val="20"/>
          <w:szCs w:val="20"/>
        </w:rPr>
      </w:pPr>
    </w:p>
    <w:p w:rsidR="000E0526" w:rsidRDefault="000E0526" w:rsidP="000E0526">
      <w:pPr>
        <w:spacing w:line="0" w:lineRule="atLeast"/>
        <w:jc w:val="both"/>
        <w:rPr>
          <w:lang w:val="be-BY"/>
        </w:rPr>
      </w:pPr>
    </w:p>
    <w:p w:rsidR="000E0526" w:rsidRPr="000E0526" w:rsidRDefault="000E0526" w:rsidP="000E0526">
      <w:pPr>
        <w:spacing w:line="0" w:lineRule="atLeast"/>
        <w:jc w:val="both"/>
        <w:rPr>
          <w:b/>
          <w:lang w:val="be-BY"/>
        </w:rPr>
      </w:pPr>
      <w:r w:rsidRPr="000E0526">
        <w:rPr>
          <w:b/>
          <w:lang w:val="be-BY"/>
        </w:rPr>
        <w:t xml:space="preserve">45. Польска-савецкая вайна 1919–1920 гг. Рыжскі мір і яго вынікі. </w:t>
      </w:r>
    </w:p>
    <w:p w:rsidR="000E0526" w:rsidRDefault="008E76DF" w:rsidP="000E0526">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w:t>
      </w:r>
      <w:r w:rsidR="000E0526">
        <w:rPr>
          <w:rFonts w:ascii="MinionPro-Regular" w:hAnsi="MinionPro-Regular" w:cs="MinionPro-Regular"/>
          <w:sz w:val="21"/>
          <w:szCs w:val="21"/>
        </w:rPr>
        <w:t>В ноябре 1918 г. было образовано польское государство, руководство которого во главе с Ю. Пилсудским решило восстановить Речь Посполитую в границах 1772 г. Получив материальную помощь от стран Антанты, Польша приступила к захвату белорусских и украинских земель.</w:t>
      </w:r>
    </w:p>
    <w:p w:rsidR="000E0526" w:rsidRDefault="008E76DF" w:rsidP="000E0526">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w:t>
      </w:r>
      <w:r w:rsidR="000E0526">
        <w:rPr>
          <w:rFonts w:ascii="MinionPro-Regular" w:hAnsi="MinionPro-Regular" w:cs="MinionPro-Regular"/>
          <w:sz w:val="21"/>
          <w:szCs w:val="21"/>
        </w:rPr>
        <w:t>На</w:t>
      </w:r>
      <w:r>
        <w:rPr>
          <w:rFonts w:ascii="MinionPro-Regular" w:hAnsi="MinionPro-Regular" w:cs="MinionPro-Regular"/>
          <w:sz w:val="21"/>
          <w:szCs w:val="21"/>
        </w:rPr>
        <w:t>ступление польской армии на Беларусь</w:t>
      </w:r>
      <w:r w:rsidR="000E0526">
        <w:rPr>
          <w:rFonts w:ascii="MinionPro-Regular" w:hAnsi="MinionPro-Regular" w:cs="MinionPro-Regular"/>
          <w:sz w:val="21"/>
          <w:szCs w:val="21"/>
        </w:rPr>
        <w:t xml:space="preserve"> началось в феврале 1919 г., в сентябре польские войска расположились на линии Двинск–Полоцк– Борисов–Любань.</w:t>
      </w:r>
      <w:r w:rsidR="000B4005">
        <w:rPr>
          <w:rFonts w:ascii="MinionPro-Regular" w:hAnsi="MinionPro-Regular" w:cs="MinionPro-Regular"/>
          <w:sz w:val="21"/>
          <w:szCs w:val="21"/>
        </w:rPr>
        <w:t xml:space="preserve"> Такое положение сохранялось до весны 1920 г.</w:t>
      </w:r>
    </w:p>
    <w:p w:rsidR="000E0526" w:rsidRDefault="008E76DF" w:rsidP="000E0526">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w:t>
      </w:r>
      <w:r w:rsidR="000E0526">
        <w:rPr>
          <w:rFonts w:ascii="MinionPro-Regular" w:hAnsi="MinionPro-Regular" w:cs="MinionPro-Regular"/>
          <w:sz w:val="21"/>
          <w:szCs w:val="21"/>
        </w:rPr>
        <w:t xml:space="preserve">На захваченной территории они установили жесткий оккупационный режим: ликвидировали органы местного управления, вернули землю помещикам, проводили реквизиции. Многие деятели </w:t>
      </w:r>
      <w:r w:rsidR="000E0526">
        <w:rPr>
          <w:rFonts w:ascii="MinionPro-Regular" w:hAnsi="MinionPro-Regular" w:cs="MinionPro-Regular"/>
          <w:sz w:val="21"/>
          <w:szCs w:val="21"/>
        </w:rPr>
        <w:lastRenderedPageBreak/>
        <w:t>белорусского национального движения оказались в польских тюрьмах. Политика</w:t>
      </w:r>
      <w:r>
        <w:rPr>
          <w:rFonts w:ascii="MinionPro-Regular" w:hAnsi="MinionPro-Regular" w:cs="MinionPro-Regular"/>
          <w:sz w:val="21"/>
          <w:szCs w:val="21"/>
        </w:rPr>
        <w:t xml:space="preserve"> </w:t>
      </w:r>
      <w:r w:rsidR="000E0526">
        <w:rPr>
          <w:rFonts w:ascii="MinionPro-Regular" w:hAnsi="MinionPro-Regular" w:cs="MinionPro-Regular"/>
          <w:sz w:val="21"/>
          <w:szCs w:val="21"/>
        </w:rPr>
        <w:t>польских властей столкнулась с массовым движением сопротивления, которое возглавила наиболее влиятельная на территории Белоруссии партия – БПС-Р (белорусские эсеры). Сопротивление польской армии организовывали и большевики.</w:t>
      </w:r>
    </w:p>
    <w:p w:rsidR="000E0526" w:rsidRDefault="008E76DF" w:rsidP="000E0526">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В марте 1920 г.поль</w:t>
      </w:r>
      <w:r w:rsidR="000B4005">
        <w:rPr>
          <w:rFonts w:ascii="MinionPro-Regular" w:hAnsi="MinionPro-Regular" w:cs="MinionPro-Regular"/>
          <w:sz w:val="21"/>
          <w:szCs w:val="21"/>
        </w:rPr>
        <w:t>ские  войска начали новые наступления. Красная Армия смогла остановить наступление.</w:t>
      </w:r>
      <w:r w:rsidR="000E0526">
        <w:rPr>
          <w:rFonts w:ascii="MinionPro-Regular" w:hAnsi="MinionPro-Regular" w:cs="MinionPro-Regular"/>
          <w:sz w:val="21"/>
          <w:szCs w:val="21"/>
        </w:rPr>
        <w:t>Летом 1920 г. началось наступление Красной армии, к августу вся республика была освобождена и военные действия перенесены на территорию Польши.</w:t>
      </w:r>
    </w:p>
    <w:p w:rsidR="000E0526" w:rsidRDefault="000E0526" w:rsidP="000E0526">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В условиях, когда правительство РСФСР признало независимость Литвы, коммунисты-белорусы потребовали воссоздать белорусскую государственность на советской основе. </w:t>
      </w:r>
      <w:r w:rsidRPr="000B4005">
        <w:rPr>
          <w:rFonts w:ascii="MinionPro-Regular" w:hAnsi="MinionPro-Regular" w:cs="MinionPro-Regular"/>
          <w:b/>
          <w:sz w:val="21"/>
          <w:szCs w:val="21"/>
        </w:rPr>
        <w:t xml:space="preserve">31 июля 1920 г. в Минске состоялось второе провозглашение Советской Социалистической Республики Белоруссии (ССРБ). </w:t>
      </w:r>
      <w:r>
        <w:rPr>
          <w:rFonts w:ascii="MinionPro-Regular" w:hAnsi="MinionPro-Regular" w:cs="MinionPro-Regular"/>
          <w:sz w:val="21"/>
          <w:szCs w:val="21"/>
        </w:rPr>
        <w:t>Однако территория государства включала только шесть уездов бывшей Минской губернии, в которых проживало 1,5 млн человек.</w:t>
      </w:r>
    </w:p>
    <w:p w:rsidR="000E0526" w:rsidRDefault="008E76DF" w:rsidP="000E0526">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w:t>
      </w:r>
      <w:r w:rsidR="000E0526">
        <w:rPr>
          <w:rFonts w:ascii="MinionPro-Regular" w:hAnsi="MinionPro-Regular" w:cs="MinionPro-Regular"/>
          <w:sz w:val="21"/>
          <w:szCs w:val="21"/>
        </w:rPr>
        <w:t>В августе 1920 г. польские войска перешли в наступление и вновь заняли значительную часть Белоруссии. В этих условиях осенью 1920 г. советское правительство вынуждено было пойти на мирные переговоры с Польшей. 18 марта 1921 г. в Риге между РСФСР и Польшей был подписан мирный договор, по которому территория Западной Белоруссии отошла к Польше. Советско-польская граница проходила в 30 км от Минска. На переговоры в Ригу белорусскую делегацию даже не пригла-</w:t>
      </w:r>
    </w:p>
    <w:p w:rsidR="000E0526" w:rsidRDefault="000E0526" w:rsidP="000E0526">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сили. Восточные белорусские территории оставались в составе РСФСР.</w:t>
      </w:r>
    </w:p>
    <w:p w:rsidR="000E0526" w:rsidRDefault="000E0526" w:rsidP="000E0526">
      <w:pPr>
        <w:autoSpaceDE w:val="0"/>
        <w:autoSpaceDN w:val="0"/>
        <w:adjustRightInd w:val="0"/>
        <w:rPr>
          <w:rFonts w:ascii="MinionPro-Regular" w:hAnsi="MinionPro-Regular" w:cs="MinionPro-Regular"/>
          <w:sz w:val="20"/>
          <w:szCs w:val="20"/>
        </w:rPr>
      </w:pPr>
      <w:r>
        <w:rPr>
          <w:rFonts w:ascii="MinionPro-Regular" w:hAnsi="MinionPro-Regular" w:cs="MinionPro-Regular"/>
          <w:sz w:val="21"/>
          <w:szCs w:val="21"/>
        </w:rPr>
        <w:t xml:space="preserve">     ССРБ декларировалась как суверенная республика, осуществляющая связи с другими советскими республиками на равноправной основе. ию.</w:t>
      </w:r>
      <w:r>
        <w:rPr>
          <w:rFonts w:ascii="MinionPro-Regular" w:hAnsi="MinionPro-Regular" w:cs="MinionPro-Regular"/>
          <w:sz w:val="20"/>
          <w:szCs w:val="20"/>
        </w:rPr>
        <w:t>_</w:t>
      </w:r>
    </w:p>
    <w:p w:rsidR="000E0526" w:rsidRDefault="000E0526" w:rsidP="000E0526">
      <w:pPr>
        <w:autoSpaceDE w:val="0"/>
        <w:autoSpaceDN w:val="0"/>
        <w:adjustRightInd w:val="0"/>
        <w:rPr>
          <w:rFonts w:ascii="TimesNewRomanPSMT" w:hAnsi="TimesNewRomanPSMT" w:cs="TimesNewRomanPSMT"/>
        </w:rPr>
      </w:pPr>
      <w:r>
        <w:rPr>
          <w:rFonts w:ascii="MinionPro-Regular" w:hAnsi="MinionPro-Regular" w:cs="MinionPro-Regular"/>
          <w:sz w:val="20"/>
          <w:szCs w:val="20"/>
        </w:rPr>
        <w:t>_</w:t>
      </w:r>
      <w:r w:rsidRPr="006F1B82">
        <w:rPr>
          <w:rFonts w:ascii="TimesNewRomanPSMT" w:hAnsi="TimesNewRomanPSMT" w:cs="TimesNewRomanPSMT"/>
        </w:rPr>
        <w:t xml:space="preserve"> </w:t>
      </w:r>
      <w:r>
        <w:rPr>
          <w:rFonts w:ascii="TimesNewRomanPSMT" w:hAnsi="TimesNewRomanPSMT" w:cs="TimesNewRomanPSMT"/>
        </w:rPr>
        <w:t>18 марта 1921 г. был подписан советско-польский Рижский мирный договор. Договор был подписан между Россией и Украиной, с одной стороны, и Польшей, с другой. Граница устанавливалась по линии р. Дрисса -Дисна – 30 км западнее Полоцка – Радошковичи – по р. Морочь и дальше на юг. Беларусь потеряла около половины этнической территории с населением около 4 млн человек. В очередной раз судьба белорусского народа была решена без его участия.</w:t>
      </w:r>
    </w:p>
    <w:p w:rsidR="00315570" w:rsidRPr="00315570" w:rsidRDefault="00315570" w:rsidP="00315570">
      <w:pPr>
        <w:spacing w:line="0" w:lineRule="atLeast"/>
        <w:jc w:val="both"/>
        <w:rPr>
          <w:b/>
          <w:lang w:val="be-BY"/>
        </w:rPr>
      </w:pPr>
      <w:r w:rsidRPr="00315570">
        <w:rPr>
          <w:b/>
          <w:lang w:val="be-BY"/>
        </w:rPr>
        <w:t>46. Утварэнне БССР і Літоўска-Беларускай рэспублікі.</w:t>
      </w:r>
    </w:p>
    <w:p w:rsidR="00315570" w:rsidRDefault="00315570" w:rsidP="00B22032">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 xml:space="preserve">     </w:t>
      </w:r>
      <w:r w:rsidR="00E27F2E">
        <w:rPr>
          <w:rFonts w:ascii="MinionPro-Regular" w:hAnsi="MinionPro-Regular" w:cs="MinionPro-Regular"/>
          <w:sz w:val="21"/>
          <w:szCs w:val="21"/>
        </w:rPr>
        <w:t>П</w:t>
      </w:r>
      <w:r w:rsidR="00E27F2E">
        <w:rPr>
          <w:rFonts w:ascii="Verdana" w:hAnsi="Verdana"/>
          <w:color w:val="000000"/>
          <w:sz w:val="19"/>
          <w:szCs w:val="19"/>
        </w:rPr>
        <w:t>осле освобождения Беларуси от немецких оккупантов</w:t>
      </w:r>
      <w:r w:rsidR="009F2C5E">
        <w:rPr>
          <w:rFonts w:ascii="Verdana" w:hAnsi="Verdana"/>
          <w:color w:val="000000"/>
          <w:sz w:val="19"/>
          <w:szCs w:val="19"/>
        </w:rPr>
        <w:t xml:space="preserve"> в конце 1918 г.</w:t>
      </w:r>
      <w:r w:rsidR="00E27F2E">
        <w:rPr>
          <w:rFonts w:ascii="Verdana" w:hAnsi="Verdana"/>
          <w:color w:val="000000"/>
          <w:sz w:val="19"/>
          <w:szCs w:val="19"/>
        </w:rPr>
        <w:t xml:space="preserve"> и восстановления советской власти снова встал вопрос об образовании белорусской национальной государственности. По этому вопросу не было единой точки зрения. Существовало несколько позиций.</w:t>
      </w:r>
    </w:p>
    <w:p w:rsidR="009F2C5E" w:rsidRDefault="009F2C5E" w:rsidP="009F2C5E">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1) Позиция руководства Северо-Западного обкома РКП(б), Облискомзапа и Областного Совета Народных Комисаров сводилась к тому, что Беларусь должна быть территориально-административной и хозяйственной единицей РСФСР.</w:t>
      </w:r>
    </w:p>
    <w:p w:rsidR="009F2C5E" w:rsidRDefault="009F2C5E" w:rsidP="009F2C5E">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 xml:space="preserve">2) Другую позицию по вопросу о национальной судьбе Беларуси отстаивал Белорусский национальный комитет (Белнацком, создан 31 января 1918 г.), созданный при комиссариате по делам национальностей РСФСР. Руководители Белнацкома А.Червяков, З. Жилунович и др. считали необходимым создание Белорусской Советской Республики и установление тесных связей с РСФСР (на принципах </w:t>
      </w:r>
      <w:r>
        <w:rPr>
          <w:rFonts w:ascii="Verdana" w:hAnsi="Verdana"/>
          <w:color w:val="000000"/>
          <w:sz w:val="19"/>
          <w:szCs w:val="19"/>
        </w:rPr>
        <w:lastRenderedPageBreak/>
        <w:t>автономии). Эту позицию поддерживало Центральное бюро белорусских секций РКП(б), организованных из беженцев-белорусов в разных городах России.</w:t>
      </w:r>
    </w:p>
    <w:p w:rsidR="009F2C5E" w:rsidRPr="004A55E7" w:rsidRDefault="009F2C5E" w:rsidP="009F2C5E">
      <w:pPr>
        <w:pStyle w:val="a4"/>
        <w:spacing w:before="204" w:beforeAutospacing="0" w:line="288" w:lineRule="atLeast"/>
        <w:ind w:left="204" w:right="340"/>
        <w:rPr>
          <w:rFonts w:ascii="Verdana" w:hAnsi="Verdana"/>
          <w:b/>
          <w:color w:val="000000"/>
          <w:sz w:val="19"/>
          <w:szCs w:val="19"/>
        </w:rPr>
      </w:pPr>
      <w:r>
        <w:rPr>
          <w:rFonts w:ascii="Verdana" w:hAnsi="Verdana"/>
          <w:color w:val="000000"/>
          <w:sz w:val="19"/>
          <w:szCs w:val="19"/>
        </w:rPr>
        <w:t xml:space="preserve">Это оформляется как осуществление инициативы Северо-Западной конференции РСДРП(б), которая провозглашает себя 31 декабря 1918г. первым съездом компартии Беларуси. Провозглашается Временное Революционное Рабоче-Крестьянское правительство Беларуси. Его возглавил З. Жилунович. </w:t>
      </w:r>
      <w:r w:rsidRPr="004A55E7">
        <w:rPr>
          <w:rFonts w:ascii="Verdana" w:hAnsi="Verdana"/>
          <w:b/>
          <w:color w:val="000000"/>
          <w:sz w:val="19"/>
          <w:szCs w:val="19"/>
        </w:rPr>
        <w:t>1 января 1919 г. Временное правительство обнародовало Манифест в связи с образованием БССР. Вся власть в Беларуси, подчеркивалась в Манифесте, принадлежит Советам рабочих, крестьянских, и солдатских депутатов.</w:t>
      </w:r>
    </w:p>
    <w:p w:rsidR="009F2C5E" w:rsidRPr="004A55E7" w:rsidRDefault="009F2C5E" w:rsidP="009F2C5E">
      <w:pPr>
        <w:pStyle w:val="a4"/>
        <w:spacing w:before="204" w:beforeAutospacing="0" w:line="288" w:lineRule="atLeast"/>
        <w:ind w:left="204" w:right="340"/>
        <w:rPr>
          <w:rFonts w:ascii="Verdana" w:hAnsi="Verdana"/>
          <w:b/>
          <w:color w:val="000000"/>
          <w:sz w:val="19"/>
          <w:szCs w:val="19"/>
        </w:rPr>
      </w:pPr>
      <w:r>
        <w:rPr>
          <w:rFonts w:ascii="Verdana" w:hAnsi="Verdana"/>
          <w:color w:val="000000"/>
          <w:sz w:val="19"/>
          <w:szCs w:val="19"/>
        </w:rPr>
        <w:t xml:space="preserve">Временное Рабоче-Крестьянское правительство Беларуси начинало свою деятельность в тяжелых политических и экономических условиях. На освобожденной от немецких войск части Беларуси господствовали голод и разруха. </w:t>
      </w:r>
      <w:r w:rsidRPr="004A55E7">
        <w:rPr>
          <w:rFonts w:ascii="Verdana" w:hAnsi="Verdana"/>
          <w:b/>
          <w:color w:val="000000"/>
          <w:sz w:val="19"/>
          <w:szCs w:val="19"/>
        </w:rPr>
        <w:t>16 января ЦК РКП(б) принял решение о выходе из состава ССРБ Смоленской, Витебской и Могилевской губерний, объединении Минской и Гродненской с Литовской ССР. Попытки сохранить территориальную целостность Беларуси не удались. 2-3 февраля 1919 г. в Минске состоялся 1 Всебелорусский съезд Советов рабочих, крестьянских и красноармейских депутатов, на котором было оглашено постановление ВЦИКа «О признании независимости БССР», а территория БССР определена в составе Минской и Гродненской губерний. Было подтверждено решение об объединении Белорусской ССР и Литовской ССР в одно государство. Белорусская Советская Республика стала частью нового искусственного государственного образования - ЛитБел.</w:t>
      </w:r>
    </w:p>
    <w:p w:rsidR="009F2C5E" w:rsidRDefault="009F2C5E" w:rsidP="009F2C5E">
      <w:pPr>
        <w:pStyle w:val="a4"/>
        <w:spacing w:before="204" w:beforeAutospacing="0" w:line="288" w:lineRule="atLeast"/>
        <w:ind w:left="204" w:right="340"/>
        <w:rPr>
          <w:rFonts w:ascii="Verdana" w:hAnsi="Verdana"/>
          <w:color w:val="000000"/>
          <w:sz w:val="19"/>
          <w:szCs w:val="19"/>
        </w:rPr>
      </w:pPr>
      <w:r w:rsidRPr="004A55E7">
        <w:rPr>
          <w:rFonts w:ascii="Verdana" w:hAnsi="Verdana"/>
          <w:b/>
          <w:color w:val="000000"/>
          <w:sz w:val="19"/>
          <w:szCs w:val="19"/>
        </w:rPr>
        <w:t>Таким образом, ССРБ, через два месяца после ее провозглашения, была фактически ликвидирована.</w:t>
      </w:r>
      <w:r>
        <w:rPr>
          <w:rFonts w:ascii="Verdana" w:hAnsi="Verdana"/>
          <w:color w:val="000000"/>
          <w:sz w:val="19"/>
          <w:szCs w:val="19"/>
        </w:rPr>
        <w:t xml:space="preserve"> Причиной этого стало усиление Польши и планы Ю. Пилсудского о возрождении Речи Посполитой в границах 1772 г. А это означало бы присоединение к Польше всей территории Беларуси. Поэтому московские власти отняли у БССР ее восточные регионы, чтобы уберечь этнически русские земли, отодвинуть как можно дальше на запад границу РСФСР.</w:t>
      </w:r>
    </w:p>
    <w:p w:rsidR="00E27F2E" w:rsidRPr="00091438" w:rsidRDefault="00E27F2E" w:rsidP="009F2C5E">
      <w:pPr>
        <w:pStyle w:val="a4"/>
        <w:spacing w:before="204" w:beforeAutospacing="0" w:line="288" w:lineRule="atLeast"/>
        <w:ind w:left="204" w:right="340"/>
        <w:rPr>
          <w:ins w:id="0" w:author="Unknown"/>
          <w:rFonts w:ascii="Verdana" w:hAnsi="Verdana"/>
          <w:color w:val="000000"/>
          <w:sz w:val="19"/>
          <w:szCs w:val="19"/>
        </w:rPr>
      </w:pPr>
      <w:r>
        <w:rPr>
          <w:rFonts w:ascii="Verdana" w:hAnsi="Verdana"/>
          <w:color w:val="000000"/>
          <w:sz w:val="19"/>
          <w:szCs w:val="19"/>
        </w:rPr>
        <w:t>Затем происходит польская интервнция.</w:t>
      </w:r>
    </w:p>
    <w:p w:rsidR="000E0526" w:rsidRPr="00E27F2E" w:rsidRDefault="00E27F2E" w:rsidP="000E0526">
      <w:pPr>
        <w:spacing w:line="0" w:lineRule="atLeast"/>
        <w:jc w:val="both"/>
        <w:rPr>
          <w:rFonts w:ascii="Verdana" w:eastAsia="Times New Roman" w:hAnsi="Verdana"/>
          <w:color w:val="000000"/>
          <w:sz w:val="19"/>
          <w:szCs w:val="19"/>
          <w:lang w:eastAsia="ru-RU"/>
        </w:rPr>
      </w:pPr>
      <w:ins w:id="1" w:author="Unknown">
        <w:r w:rsidRPr="00091438">
          <w:rPr>
            <w:rFonts w:ascii="Verdana" w:eastAsia="Times New Roman" w:hAnsi="Verdana"/>
            <w:color w:val="000000"/>
            <w:sz w:val="19"/>
            <w:szCs w:val="19"/>
            <w:lang w:eastAsia="ru-RU"/>
          </w:rPr>
          <w:t>После успешного июльского (1920 г.) наступления Красной Армии, когда вся территория Беларуси была освобождена от польских захватчиков, практически встал вопрос о восстановлении белоруской государственности</w:t>
        </w:r>
      </w:ins>
    </w:p>
    <w:p w:rsidR="00E27F2E" w:rsidRDefault="00E27F2E" w:rsidP="00E27F2E">
      <w:pPr>
        <w:autoSpaceDE w:val="0"/>
        <w:autoSpaceDN w:val="0"/>
        <w:adjustRightInd w:val="0"/>
        <w:rPr>
          <w:rFonts w:ascii="MinionPro-Regular" w:hAnsi="MinionPro-Regular" w:cs="MinionPro-Regular"/>
          <w:sz w:val="21"/>
          <w:szCs w:val="21"/>
        </w:rPr>
      </w:pPr>
      <w:r w:rsidRPr="00E27F2E">
        <w:rPr>
          <w:rFonts w:ascii="MinionPro-Regular" w:hAnsi="MinionPro-Regular" w:cs="MinionPro-Regular"/>
          <w:b/>
          <w:sz w:val="21"/>
          <w:szCs w:val="21"/>
        </w:rPr>
        <w:t>31 июля 1920 г. в Минске состоялось второе провозглашение Советской Социалистической Республики Белоруссии (ССРБ).</w:t>
      </w:r>
      <w:r>
        <w:rPr>
          <w:rFonts w:ascii="MinionPro-Regular" w:hAnsi="MinionPro-Regular" w:cs="MinionPro-Regular"/>
          <w:sz w:val="21"/>
          <w:szCs w:val="21"/>
        </w:rPr>
        <w:t xml:space="preserve"> Однако территория государства включала только шесть уездов бывшей Минской губернии, в которых проживало 1,5 млн человек.</w:t>
      </w:r>
    </w:p>
    <w:p w:rsidR="00E27F2E" w:rsidRDefault="00E27F2E" w:rsidP="00E27F2E">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На I съезде Советов СССР, который открылся в Москве</w:t>
      </w:r>
      <w:r>
        <w:rPr>
          <w:rStyle w:val="apple-converted-space"/>
          <w:color w:val="5F5F5F"/>
        </w:rPr>
        <w:t> </w:t>
      </w:r>
      <w:r>
        <w:rPr>
          <w:rStyle w:val="a5"/>
          <w:rFonts w:ascii="Tahoma" w:hAnsi="Tahoma" w:cs="Tahoma"/>
          <w:color w:val="5F5F5F"/>
          <w:sz w:val="16"/>
          <w:szCs w:val="16"/>
        </w:rPr>
        <w:t>30 декабря 1922 г</w:t>
      </w:r>
      <w:r>
        <w:rPr>
          <w:rFonts w:ascii="Tahoma" w:hAnsi="Tahoma" w:cs="Tahoma"/>
          <w:color w:val="5F5F5F"/>
          <w:sz w:val="16"/>
          <w:szCs w:val="16"/>
        </w:rPr>
        <w:t>., было решено создать</w:t>
      </w:r>
      <w:r>
        <w:rPr>
          <w:rStyle w:val="apple-converted-space"/>
          <w:color w:val="5F5F5F"/>
        </w:rPr>
        <w:t> </w:t>
      </w:r>
      <w:r>
        <w:rPr>
          <w:rStyle w:val="a5"/>
          <w:rFonts w:ascii="Tahoma" w:hAnsi="Tahoma" w:cs="Tahoma"/>
          <w:color w:val="5F5F5F"/>
          <w:sz w:val="16"/>
          <w:szCs w:val="16"/>
        </w:rPr>
        <w:t>Союз Советских Социалистических Республик.</w:t>
      </w:r>
      <w:r>
        <w:rPr>
          <w:rStyle w:val="apple-converted-space"/>
          <w:color w:val="5F5F5F"/>
        </w:rPr>
        <w:t> </w:t>
      </w:r>
      <w:r>
        <w:rPr>
          <w:rFonts w:ascii="Tahoma" w:hAnsi="Tahoma" w:cs="Tahoma"/>
          <w:color w:val="5F5F5F"/>
          <w:sz w:val="16"/>
          <w:szCs w:val="16"/>
        </w:rPr>
        <w:t>Договор об образовании СССР заключили независимые советские республики: РСФСР, БССР, УССР и ЗСФСР. СССР создавался как добровольное объединение равноправных республик, как единое союзное государство.</w:t>
      </w:r>
    </w:p>
    <w:p w:rsidR="00E27F2E" w:rsidRDefault="00E27F2E" w:rsidP="00E27F2E">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Для развития экономики и культуры Беларуси, объединения белорусской нации в ее этнографических границах, укрепления национальной государственности необходимо было присоединить к БССР, которая состояла из 6 уездов, всех белорусских земель. Следовало также учитывать внешнеполитические обстоятельства, особенно положение в Западной Беларуси. В</w:t>
      </w:r>
      <w:r>
        <w:rPr>
          <w:rStyle w:val="apple-converted-space"/>
          <w:color w:val="5F5F5F"/>
        </w:rPr>
        <w:t> </w:t>
      </w:r>
      <w:r>
        <w:rPr>
          <w:rStyle w:val="a5"/>
          <w:rFonts w:ascii="Tahoma" w:hAnsi="Tahoma" w:cs="Tahoma"/>
          <w:color w:val="5F5F5F"/>
          <w:sz w:val="16"/>
          <w:szCs w:val="16"/>
        </w:rPr>
        <w:t>марте 1924 г</w:t>
      </w:r>
      <w:r>
        <w:rPr>
          <w:rFonts w:ascii="Tahoma" w:hAnsi="Tahoma" w:cs="Tahoma"/>
          <w:color w:val="5F5F5F"/>
          <w:sz w:val="16"/>
          <w:szCs w:val="16"/>
        </w:rPr>
        <w:t>. Президиумом ЦИК СССР и Всероссийским</w:t>
      </w:r>
    </w:p>
    <w:p w:rsidR="00E27F2E" w:rsidRDefault="00E27F2E" w:rsidP="00E27F2E">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ЦИК были приняты постановления о передаче Белорусской ССР</w:t>
      </w:r>
      <w:r>
        <w:rPr>
          <w:rStyle w:val="apple-converted-space"/>
          <w:color w:val="5F5F5F"/>
        </w:rPr>
        <w:t> </w:t>
      </w:r>
      <w:r>
        <w:rPr>
          <w:rStyle w:val="a5"/>
          <w:rFonts w:ascii="Tahoma" w:hAnsi="Tahoma" w:cs="Tahoma"/>
          <w:color w:val="5F5F5F"/>
          <w:sz w:val="16"/>
          <w:szCs w:val="16"/>
        </w:rPr>
        <w:t>16 уездов и отдельных волостей Витебской, Гомельской и Смоленской губерний</w:t>
      </w:r>
      <w:r>
        <w:rPr>
          <w:rFonts w:ascii="Tahoma" w:hAnsi="Tahoma" w:cs="Tahoma"/>
          <w:color w:val="5F5F5F"/>
          <w:sz w:val="16"/>
          <w:szCs w:val="16"/>
        </w:rPr>
        <w:t>, где большинство населения составляли белорусы.</w:t>
      </w:r>
    </w:p>
    <w:p w:rsidR="00807003" w:rsidRPr="00807003" w:rsidRDefault="00807003" w:rsidP="00E27F2E">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lang w:val="be-BY"/>
        </w:rPr>
      </w:pPr>
    </w:p>
    <w:p w:rsidR="00E27F2E" w:rsidRDefault="00E27F2E" w:rsidP="00E27F2E">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lastRenderedPageBreak/>
        <w:t>VI Чрезвычайный Всебелорусский съезд Советов в марте 1924 г. законодательно оформил присоединение к БССР восточно-белорусских земель. После объединения был проведен новый административно-территориальный раздел: созданы округа, которые делились на районы, а районы – на сельские Советы.</w:t>
      </w:r>
    </w:p>
    <w:p w:rsidR="00E27F2E" w:rsidRDefault="00E27F2E" w:rsidP="00E27F2E">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В</w:t>
      </w:r>
      <w:r>
        <w:rPr>
          <w:rStyle w:val="apple-converted-space"/>
          <w:color w:val="5F5F5F"/>
        </w:rPr>
        <w:t> </w:t>
      </w:r>
      <w:r>
        <w:rPr>
          <w:rStyle w:val="a5"/>
          <w:rFonts w:ascii="Tahoma" w:hAnsi="Tahoma" w:cs="Tahoma"/>
          <w:color w:val="5F5F5F"/>
          <w:sz w:val="16"/>
          <w:szCs w:val="16"/>
        </w:rPr>
        <w:t>1926 г.</w:t>
      </w:r>
      <w:r>
        <w:rPr>
          <w:rStyle w:val="apple-converted-space"/>
          <w:color w:val="5F5F5F"/>
        </w:rPr>
        <w:t> </w:t>
      </w:r>
      <w:r>
        <w:rPr>
          <w:rFonts w:ascii="Tahoma" w:hAnsi="Tahoma" w:cs="Tahoma"/>
          <w:color w:val="5F5F5F"/>
          <w:sz w:val="16"/>
          <w:szCs w:val="16"/>
        </w:rPr>
        <w:t>к БССР были присоединены</w:t>
      </w:r>
      <w:r>
        <w:rPr>
          <w:rStyle w:val="apple-converted-space"/>
          <w:color w:val="5F5F5F"/>
        </w:rPr>
        <w:t> </w:t>
      </w:r>
      <w:r>
        <w:rPr>
          <w:rStyle w:val="a5"/>
          <w:rFonts w:ascii="Tahoma" w:hAnsi="Tahoma" w:cs="Tahoma"/>
          <w:color w:val="5F5F5F"/>
          <w:sz w:val="16"/>
          <w:szCs w:val="16"/>
        </w:rPr>
        <w:t>Гомельский и Речицкий уезды</w:t>
      </w:r>
      <w:r>
        <w:rPr>
          <w:rFonts w:ascii="Tahoma" w:hAnsi="Tahoma" w:cs="Tahoma"/>
          <w:color w:val="5F5F5F"/>
          <w:sz w:val="16"/>
          <w:szCs w:val="16"/>
        </w:rPr>
        <w:t>, где большинство населения составляли белорусы. Территория БССР увеличилась до 126 тыс. км</w:t>
      </w:r>
      <w:r>
        <w:rPr>
          <w:rFonts w:ascii="Tahoma" w:hAnsi="Tahoma" w:cs="Tahoma"/>
          <w:color w:val="5F5F5F"/>
          <w:sz w:val="16"/>
          <w:szCs w:val="16"/>
          <w:vertAlign w:val="superscript"/>
        </w:rPr>
        <w:t>2</w:t>
      </w:r>
      <w:r>
        <w:rPr>
          <w:rFonts w:ascii="Tahoma" w:hAnsi="Tahoma" w:cs="Tahoma"/>
          <w:color w:val="5F5F5F"/>
          <w:sz w:val="16"/>
          <w:szCs w:val="16"/>
        </w:rPr>
        <w:t>, а население достигло почти 5 млн человек.</w:t>
      </w:r>
    </w:p>
    <w:p w:rsidR="00E27F2E" w:rsidRDefault="00E27F2E" w:rsidP="00E27F2E">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Таким образом, восточнобелорусские земли были присоединены к Советской Беларуси. Западнобелорусские земли до 1939 г. продолжали оставаться в составе Польши. Процесс формирования БССР в границах проживания белорусского этноса еще не завершился.</w:t>
      </w:r>
    </w:p>
    <w:p w:rsidR="00807003" w:rsidRDefault="00807003" w:rsidP="00807003">
      <w:pPr>
        <w:spacing w:line="0" w:lineRule="atLeast"/>
        <w:jc w:val="both"/>
        <w:rPr>
          <w:b/>
          <w:lang w:val="be-BY"/>
        </w:rPr>
      </w:pPr>
      <w:r w:rsidRPr="00807003">
        <w:rPr>
          <w:b/>
          <w:lang w:val="be-BY"/>
        </w:rPr>
        <w:t>47. Спробы мадэрнізацыі эканомікі ў 20-я гады. НЭП.</w:t>
      </w:r>
    </w:p>
    <w:p w:rsidR="0090684A" w:rsidRDefault="0090684A" w:rsidP="00807003">
      <w:pPr>
        <w:spacing w:line="0" w:lineRule="atLeast"/>
        <w:jc w:val="both"/>
        <w:rPr>
          <w:rFonts w:ascii="Verdana" w:hAnsi="Verdana"/>
          <w:color w:val="000000"/>
          <w:sz w:val="19"/>
          <w:szCs w:val="19"/>
        </w:rPr>
      </w:pPr>
      <w:r>
        <w:rPr>
          <w:rFonts w:ascii="Verdana" w:hAnsi="Verdana"/>
          <w:color w:val="000000"/>
          <w:sz w:val="19"/>
          <w:szCs w:val="19"/>
        </w:rPr>
        <w:t xml:space="preserve">а II-й Всероссийском съезде Советов в 1917 г. В.И. Ленин заявив о непосредственном социалистическом выборе страны. Метод, который был избран для </w:t>
      </w:r>
      <w:r w:rsidRPr="0090684A">
        <w:rPr>
          <w:rFonts w:ascii="Verdana" w:hAnsi="Verdana"/>
          <w:b/>
          <w:color w:val="000000"/>
          <w:sz w:val="19"/>
          <w:szCs w:val="19"/>
        </w:rPr>
        <w:t>прорыва в коммунизм,</w:t>
      </w:r>
      <w:r>
        <w:rPr>
          <w:rFonts w:ascii="Verdana" w:hAnsi="Verdana"/>
          <w:color w:val="000000"/>
          <w:sz w:val="19"/>
          <w:szCs w:val="19"/>
        </w:rPr>
        <w:t xml:space="preserve"> известен как «кавалерийская атака» на капитал, это политика «военного коммунизма»</w:t>
      </w:r>
    </w:p>
    <w:p w:rsidR="0090684A" w:rsidRDefault="0090684A" w:rsidP="0090684A">
      <w:pPr>
        <w:pStyle w:val="Default"/>
        <w:ind w:left="360" w:firstLine="340"/>
        <w:jc w:val="both"/>
        <w:rPr>
          <w:sz w:val="28"/>
          <w:szCs w:val="28"/>
        </w:rPr>
      </w:pPr>
      <w:r>
        <w:rPr>
          <w:sz w:val="28"/>
          <w:szCs w:val="28"/>
        </w:rPr>
        <w:t xml:space="preserve">Причины перехода к НЭПу: 1) массовое недовольство политикой «военного коммунизма» в деревне, выступления в городах и армии; 2) крушение идеи «введения» социализма путем ликвидации рыночных отношений; 3) стремление лидеров РКП(б) удержать власть любой ценой; 4) спад революционной волны на Западе. </w:t>
      </w:r>
    </w:p>
    <w:p w:rsidR="0090684A" w:rsidRDefault="0090684A" w:rsidP="00807003">
      <w:pPr>
        <w:spacing w:line="0" w:lineRule="atLeast"/>
        <w:jc w:val="both"/>
        <w:rPr>
          <w:rFonts w:ascii="Verdana" w:hAnsi="Verdana"/>
          <w:color w:val="000000"/>
          <w:sz w:val="19"/>
          <w:szCs w:val="19"/>
        </w:rPr>
      </w:pPr>
    </w:p>
    <w:p w:rsidR="0090684A" w:rsidRDefault="0090684A" w:rsidP="0090684A">
      <w:pPr>
        <w:spacing w:line="0" w:lineRule="atLeast"/>
        <w:jc w:val="both"/>
      </w:pPr>
      <w:r>
        <w:t xml:space="preserve">Переход к НЭПу – это попытка совместить социалистические принципы управления государственной экономикой  и использовать частный капитал в интересах социалистического строительства. </w:t>
      </w:r>
    </w:p>
    <w:p w:rsidR="00807003" w:rsidRPr="0090684A" w:rsidRDefault="00807003" w:rsidP="00807003">
      <w:pPr>
        <w:spacing w:line="0" w:lineRule="atLeast"/>
        <w:jc w:val="both"/>
      </w:pPr>
    </w:p>
    <w:p w:rsidR="00807003" w:rsidRDefault="00807003" w:rsidP="00807003">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Содержание НЭПа:</w:t>
      </w:r>
    </w:p>
    <w:p w:rsidR="00807003" w:rsidRPr="0090684A" w:rsidRDefault="00807003" w:rsidP="00807003">
      <w:pPr>
        <w:pStyle w:val="a4"/>
        <w:spacing w:before="204" w:beforeAutospacing="0" w:line="288" w:lineRule="atLeast"/>
        <w:ind w:left="204" w:right="340"/>
        <w:rPr>
          <w:rFonts w:ascii="Verdana" w:hAnsi="Verdana"/>
          <w:b/>
          <w:color w:val="000000"/>
          <w:sz w:val="19"/>
          <w:szCs w:val="19"/>
        </w:rPr>
      </w:pPr>
      <w:r>
        <w:rPr>
          <w:rFonts w:ascii="Verdana" w:hAnsi="Verdana"/>
          <w:color w:val="000000"/>
          <w:sz w:val="19"/>
          <w:szCs w:val="19"/>
        </w:rPr>
        <w:t xml:space="preserve">1) в области сельского хозяйства: замена продразверстки натуральным налогом, разрешение торговли, ограниченное разрешение аренды земли и наемного труда, развитие форм сельской кооперации, право выбора форм землепользования </w:t>
      </w:r>
      <w:r w:rsidRPr="0090684A">
        <w:rPr>
          <w:rFonts w:ascii="Verdana" w:hAnsi="Verdana"/>
          <w:b/>
          <w:color w:val="000000"/>
          <w:sz w:val="19"/>
          <w:szCs w:val="19"/>
        </w:rPr>
        <w:t>(в том числе и хутора), перестали насаждаться колхозы и коммуны.</w:t>
      </w:r>
    </w:p>
    <w:p w:rsidR="00807003" w:rsidRDefault="00807003" w:rsidP="00807003">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2) В области промышленности: введение хозрасчета, образование рынка свободной рабочей силы, разрешение сдачи предприятий в аренду, создание предприятий смешанной формы собственности.</w:t>
      </w:r>
    </w:p>
    <w:p w:rsidR="00807003" w:rsidRDefault="00807003" w:rsidP="00807003">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На осуществление новой экономической политики в Беларуси сказывались: разруха 7 лет, мировая и гражданская войны (промышленное производство в целом сократилось почти в пять раз (1/2 уничтожена, работали только 15% от всех предприятий); пограничное положение и задачи борьбы с бандитизмом; разрыв существовавших экономических связей и необходимость укрупнения БССР; широкое использования нелегальных (контрабандных) торговых отношений с заграницей, в частности с Польшей, Латвией, Литвой; слабость индустриальной базы республики и др.</w:t>
      </w:r>
    </w:p>
    <w:p w:rsidR="00807003" w:rsidRDefault="00807003" w:rsidP="00807003">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 xml:space="preserve">В ходе осуществления НЭПа была проведена денежная реформа. Выпущена новая денежная единица – советский червонец, возрождена денежная оплата, введены тарифы зарплаты, сняты ограничения на ее рост. Сельское хозяйство, промышленность Беларуси достигли довоенного уровня в 1925 г. На хуторскую систему землепользования вышло около 13% крестьян (столько же, сколько во время столыпинских реформ). В 1925 г. удельный вес середняков составил уже 60 %. </w:t>
      </w:r>
      <w:r>
        <w:rPr>
          <w:rFonts w:ascii="Verdana" w:hAnsi="Verdana"/>
          <w:color w:val="000000"/>
          <w:sz w:val="19"/>
          <w:szCs w:val="19"/>
        </w:rPr>
        <w:lastRenderedPageBreak/>
        <w:t>Развитие мелкого производства было особенностью Беларуси (предприятия с численностью рабочих до 20 человек, преимущественно кожевенной, швейной, пищевой, деревообрабатывающей направленности).</w:t>
      </w:r>
    </w:p>
    <w:p w:rsidR="0090684A" w:rsidRDefault="0090684A" w:rsidP="0090684A">
      <w:pPr>
        <w:pStyle w:val="Default"/>
        <w:ind w:firstLine="360"/>
        <w:jc w:val="both"/>
        <w:rPr>
          <w:sz w:val="28"/>
          <w:szCs w:val="28"/>
        </w:rPr>
      </w:pPr>
      <w:r>
        <w:rPr>
          <w:sz w:val="28"/>
          <w:szCs w:val="28"/>
        </w:rPr>
        <w:t xml:space="preserve">В самой сути НЭПа были заложены противоречия, которые проявились по мере её реализации: </w:t>
      </w:r>
    </w:p>
    <w:p w:rsidR="0090684A" w:rsidRDefault="0090684A" w:rsidP="0090684A">
      <w:pPr>
        <w:pStyle w:val="Default"/>
        <w:ind w:firstLine="360"/>
        <w:jc w:val="both"/>
        <w:rPr>
          <w:sz w:val="28"/>
          <w:szCs w:val="28"/>
        </w:rPr>
      </w:pPr>
      <w:r>
        <w:rPr>
          <w:sz w:val="28"/>
          <w:szCs w:val="28"/>
        </w:rPr>
        <w:t xml:space="preserve">• 1. Политическая монополия большевиков – плюрализм форм собственности и хозяйственных укладов. </w:t>
      </w:r>
    </w:p>
    <w:p w:rsidR="0090684A" w:rsidRDefault="0090684A" w:rsidP="0090684A">
      <w:pPr>
        <w:pStyle w:val="Default"/>
        <w:ind w:firstLine="360"/>
        <w:jc w:val="both"/>
        <w:rPr>
          <w:sz w:val="28"/>
          <w:szCs w:val="28"/>
        </w:rPr>
      </w:pPr>
      <w:r>
        <w:rPr>
          <w:sz w:val="28"/>
          <w:szCs w:val="28"/>
        </w:rPr>
        <w:t xml:space="preserve">• 2. Курс на строительство социализма в одной стане – необходимость активизации внешнеэкономической деятельности, усиления контактов с внешним миром. </w:t>
      </w:r>
    </w:p>
    <w:p w:rsidR="0090684A" w:rsidRDefault="0090684A" w:rsidP="0090684A">
      <w:pPr>
        <w:pStyle w:val="Default"/>
        <w:ind w:firstLine="360"/>
        <w:jc w:val="both"/>
        <w:rPr>
          <w:sz w:val="28"/>
          <w:szCs w:val="28"/>
        </w:rPr>
      </w:pPr>
      <w:r>
        <w:rPr>
          <w:sz w:val="28"/>
          <w:szCs w:val="28"/>
        </w:rPr>
        <w:t xml:space="preserve">• 3. Проведение индустриализации, создание мощного ВПК – отсутствие инвестиций в промышленность из отечественных и зарубежных источников. </w:t>
      </w:r>
    </w:p>
    <w:p w:rsidR="0090684A" w:rsidRDefault="0090684A" w:rsidP="0090684A">
      <w:pPr>
        <w:pStyle w:val="Default"/>
        <w:ind w:firstLine="360"/>
        <w:jc w:val="both"/>
        <w:rPr>
          <w:sz w:val="28"/>
          <w:szCs w:val="28"/>
        </w:rPr>
      </w:pPr>
      <w:r>
        <w:rPr>
          <w:sz w:val="28"/>
          <w:szCs w:val="28"/>
        </w:rPr>
        <w:t xml:space="preserve">• 4. Курс на построение общества социального равенства и социальной справедливости – усиление социального расслоения. Формирование «новой буржуазии» (нэпманов) и «новой аристократии» (партийно-советской номенклатуры). </w:t>
      </w:r>
    </w:p>
    <w:p w:rsidR="00807003" w:rsidRDefault="00807003" w:rsidP="00807003">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В результате проведения НЭПа усилилось социальное расслоение, формировалась «новая буржуазия» (нэпманы). Нэпом были недовольны малоквалифицированные рабочие, безработные, бедняки, батраки. Они составляли ту социальную почву, которая поддерживала действия партаппарата по ликвидации НЭПа.</w:t>
      </w:r>
    </w:p>
    <w:p w:rsidR="003D44CA" w:rsidRDefault="003D44CA" w:rsidP="003D44CA">
      <w:pPr>
        <w:spacing w:line="0" w:lineRule="atLeast"/>
        <w:jc w:val="both"/>
        <w:rPr>
          <w:b/>
          <w:lang w:val="be-BY"/>
        </w:rPr>
      </w:pPr>
      <w:r w:rsidRPr="00535235">
        <w:rPr>
          <w:b/>
          <w:lang w:val="be-BY"/>
        </w:rPr>
        <w:t xml:space="preserve">48. Нацыянальна-дзяржаўнае будаўніцтва ў БССР у 20–30-я гг. </w:t>
      </w:r>
    </w:p>
    <w:p w:rsidR="004A55E7" w:rsidRDefault="004A55E7" w:rsidP="004A55E7">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12 июля 1920 г. в Москве был подписан мирный договор между Литвой, в которой власть принадлежала либеральным деятелям, и РСФСР, согласно которому часть этнической территории Беларуси с городами Гродно, Щучин, Ошмяны, Сморгонь, Браслав, а также Виленский край с Вильно признавалась частью Литвы. В связи с подписанием этого договора де-юре перестала существовать Литовско-Белорусская ССР.   В этих условиях началась практическая работа по восстановлению белорусской государственности.</w:t>
      </w:r>
    </w:p>
    <w:p w:rsidR="004A55E7" w:rsidRDefault="004A55E7" w:rsidP="004A55E7">
      <w:pPr>
        <w:pStyle w:val="a4"/>
        <w:spacing w:before="204" w:beforeAutospacing="0" w:line="288" w:lineRule="atLeast"/>
        <w:ind w:left="204" w:right="340"/>
        <w:rPr>
          <w:rFonts w:ascii="Verdana" w:hAnsi="Verdana"/>
          <w:color w:val="000000"/>
          <w:sz w:val="19"/>
          <w:szCs w:val="19"/>
        </w:rPr>
      </w:pPr>
      <w:r w:rsidRPr="004A55E7">
        <w:rPr>
          <w:rFonts w:ascii="Verdana" w:hAnsi="Verdana"/>
          <w:b/>
          <w:color w:val="000000"/>
          <w:sz w:val="19"/>
          <w:szCs w:val="19"/>
        </w:rPr>
        <w:t>31 июля 1920 г.</w:t>
      </w:r>
      <w:r>
        <w:rPr>
          <w:rFonts w:ascii="Verdana" w:hAnsi="Verdana"/>
          <w:b/>
          <w:color w:val="000000"/>
          <w:sz w:val="19"/>
          <w:szCs w:val="19"/>
        </w:rPr>
        <w:t xml:space="preserve"> в Минске </w:t>
      </w:r>
      <w:r w:rsidRPr="004A55E7">
        <w:rPr>
          <w:rFonts w:ascii="Verdana" w:hAnsi="Verdana"/>
          <w:b/>
          <w:color w:val="000000"/>
          <w:sz w:val="19"/>
          <w:szCs w:val="19"/>
        </w:rPr>
        <w:t xml:space="preserve"> на совместном заседании представителей ЦК КП(б)ЛиБ, ЦК профсоюзов, Белвоенревкома (созданный большевистскими эсерами), Бунда была принята «Декларация о провозглашении независимости Советской Социалистической Республики Беларусь»</w:t>
      </w:r>
      <w:r>
        <w:rPr>
          <w:rFonts w:ascii="Verdana" w:hAnsi="Verdana"/>
          <w:color w:val="000000"/>
          <w:sz w:val="19"/>
          <w:szCs w:val="19"/>
        </w:rPr>
        <w:t>. Белорусская республика возрождалась в границах одной Минской губернии, а точнее, только 6 ее уездов.в которых проживало 1,5 млн.чел Против такого решения выступили белорусские эсеры. Они считали, что Беларусь должна существовать в ее этнографических границах. Это отвечало интересам всего населения Беларуси. К сожалению, они не учитывались, о чем ярко свидетельствуют заключенный Рижский мирный договор между Россией, Украиной и Польшей (18 марта 1921г.), который определил судьбу белорусского народа без учета его интересов.</w:t>
      </w:r>
    </w:p>
    <w:p w:rsidR="004A55E7" w:rsidRDefault="004A55E7" w:rsidP="004A55E7">
      <w:pPr>
        <w:autoSpaceDE w:val="0"/>
        <w:autoSpaceDN w:val="0"/>
        <w:adjustRightInd w:val="0"/>
        <w:rPr>
          <w:rFonts w:ascii="Tahoma" w:hAnsi="Tahoma" w:cs="Tahoma"/>
          <w:color w:val="5F5F5F"/>
          <w:sz w:val="16"/>
          <w:szCs w:val="16"/>
        </w:rPr>
      </w:pPr>
      <w:r>
        <w:rPr>
          <w:rFonts w:ascii="MinionPro-Regular" w:hAnsi="MinionPro-Regular" w:cs="MinionPro-Regular"/>
          <w:sz w:val="21"/>
          <w:szCs w:val="21"/>
        </w:rPr>
        <w:t>.</w:t>
      </w:r>
      <w:r>
        <w:rPr>
          <w:rFonts w:ascii="Tahoma" w:hAnsi="Tahoma" w:cs="Tahoma"/>
          <w:color w:val="5F5F5F"/>
          <w:sz w:val="16"/>
          <w:szCs w:val="16"/>
        </w:rPr>
        <w:t>На I съезде Советов СССР, который открылся в Москве</w:t>
      </w:r>
      <w:r>
        <w:rPr>
          <w:rStyle w:val="apple-converted-space"/>
          <w:color w:val="5F5F5F"/>
        </w:rPr>
        <w:t> </w:t>
      </w:r>
      <w:r>
        <w:rPr>
          <w:rStyle w:val="a5"/>
          <w:rFonts w:ascii="Tahoma" w:hAnsi="Tahoma" w:cs="Tahoma"/>
          <w:color w:val="5F5F5F"/>
          <w:sz w:val="16"/>
          <w:szCs w:val="16"/>
        </w:rPr>
        <w:t>30 декабря 1922 г</w:t>
      </w:r>
      <w:r>
        <w:rPr>
          <w:rFonts w:ascii="Tahoma" w:hAnsi="Tahoma" w:cs="Tahoma"/>
          <w:color w:val="5F5F5F"/>
          <w:sz w:val="16"/>
          <w:szCs w:val="16"/>
        </w:rPr>
        <w:t>., было решено создать</w:t>
      </w:r>
      <w:r>
        <w:rPr>
          <w:rStyle w:val="apple-converted-space"/>
          <w:color w:val="5F5F5F"/>
        </w:rPr>
        <w:t> </w:t>
      </w:r>
      <w:r>
        <w:rPr>
          <w:rStyle w:val="a5"/>
          <w:rFonts w:ascii="Tahoma" w:hAnsi="Tahoma" w:cs="Tahoma"/>
          <w:color w:val="5F5F5F"/>
          <w:sz w:val="16"/>
          <w:szCs w:val="16"/>
        </w:rPr>
        <w:t>Союз Советских Социалистических Республик.</w:t>
      </w:r>
      <w:r>
        <w:rPr>
          <w:rStyle w:val="apple-converted-space"/>
          <w:color w:val="5F5F5F"/>
        </w:rPr>
        <w:t> </w:t>
      </w:r>
      <w:r>
        <w:rPr>
          <w:rFonts w:ascii="Tahoma" w:hAnsi="Tahoma" w:cs="Tahoma"/>
          <w:color w:val="5F5F5F"/>
          <w:sz w:val="16"/>
          <w:szCs w:val="16"/>
        </w:rPr>
        <w:t>Договор об образовании СССР заключили независимые советские республики: РСФСР, БССР, УССР и ЗСФСР. СССР создавался как добровольное объединение равноправных республик, как единое союзное государство.</w:t>
      </w:r>
    </w:p>
    <w:p w:rsidR="004A55E7" w:rsidRDefault="004A55E7" w:rsidP="004A55E7">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lastRenderedPageBreak/>
        <w:t>Для развития экономики и культуры Беларуси, объединения белорусской нации в ее этнографических границах, укрепления национальной государственности необходимо было присоединить к БССР, которая состояла из 6 уездов, всех белорусских земель. Следовало также учитывать внешнеполитические обстоятельства, особенно положение в Западной Беларуси. В</w:t>
      </w:r>
      <w:r>
        <w:rPr>
          <w:rStyle w:val="apple-converted-space"/>
          <w:color w:val="5F5F5F"/>
        </w:rPr>
        <w:t> </w:t>
      </w:r>
      <w:r>
        <w:rPr>
          <w:rStyle w:val="a5"/>
          <w:rFonts w:ascii="Tahoma" w:hAnsi="Tahoma" w:cs="Tahoma"/>
          <w:color w:val="5F5F5F"/>
          <w:sz w:val="16"/>
          <w:szCs w:val="16"/>
        </w:rPr>
        <w:t>марте 1924 г</w:t>
      </w:r>
      <w:r>
        <w:rPr>
          <w:rFonts w:ascii="Tahoma" w:hAnsi="Tahoma" w:cs="Tahoma"/>
          <w:color w:val="5F5F5F"/>
          <w:sz w:val="16"/>
          <w:szCs w:val="16"/>
        </w:rPr>
        <w:t>. Президиумом ЦИК СССР и Всероссийским</w:t>
      </w:r>
    </w:p>
    <w:p w:rsidR="004A55E7" w:rsidRDefault="004A55E7" w:rsidP="004A55E7">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ЦИК были приняты постановления о передаче Белорусской ССР</w:t>
      </w:r>
      <w:r>
        <w:rPr>
          <w:rStyle w:val="apple-converted-space"/>
          <w:color w:val="5F5F5F"/>
        </w:rPr>
        <w:t> </w:t>
      </w:r>
      <w:r>
        <w:rPr>
          <w:rStyle w:val="a5"/>
          <w:rFonts w:ascii="Tahoma" w:hAnsi="Tahoma" w:cs="Tahoma"/>
          <w:color w:val="5F5F5F"/>
          <w:sz w:val="16"/>
          <w:szCs w:val="16"/>
        </w:rPr>
        <w:t>16 уездов и отдельных волостей Витебской, Гомельской и Смоленской губерний</w:t>
      </w:r>
      <w:r>
        <w:rPr>
          <w:rFonts w:ascii="Tahoma" w:hAnsi="Tahoma" w:cs="Tahoma"/>
          <w:color w:val="5F5F5F"/>
          <w:sz w:val="16"/>
          <w:szCs w:val="16"/>
        </w:rPr>
        <w:t>, где большинство населения составляли белорусы.</w:t>
      </w:r>
    </w:p>
    <w:p w:rsidR="004A55E7" w:rsidRPr="00807003" w:rsidRDefault="004A55E7" w:rsidP="004A55E7">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lang w:val="be-BY"/>
        </w:rPr>
      </w:pPr>
    </w:p>
    <w:p w:rsidR="004A55E7" w:rsidRDefault="004A55E7" w:rsidP="004A55E7">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VI Чрезвычайный Всебелорусский съезд Советов в марте 1924 г. законодательно оформил присоединение к БССР восточно-белорусских земель. После объединения был проведен новый административно-территориальный раздел: созданы округа, которые делились на районы, а районы – на сельские Советы.</w:t>
      </w:r>
    </w:p>
    <w:p w:rsidR="004A55E7" w:rsidRDefault="004A55E7" w:rsidP="004A55E7">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В</w:t>
      </w:r>
      <w:r>
        <w:rPr>
          <w:rStyle w:val="apple-converted-space"/>
          <w:color w:val="5F5F5F"/>
        </w:rPr>
        <w:t> </w:t>
      </w:r>
      <w:r>
        <w:rPr>
          <w:rStyle w:val="a5"/>
          <w:rFonts w:ascii="Tahoma" w:hAnsi="Tahoma" w:cs="Tahoma"/>
          <w:color w:val="5F5F5F"/>
          <w:sz w:val="16"/>
          <w:szCs w:val="16"/>
        </w:rPr>
        <w:t>1926 г.</w:t>
      </w:r>
      <w:r>
        <w:rPr>
          <w:rStyle w:val="apple-converted-space"/>
          <w:color w:val="5F5F5F"/>
        </w:rPr>
        <w:t> </w:t>
      </w:r>
      <w:r>
        <w:rPr>
          <w:rFonts w:ascii="Tahoma" w:hAnsi="Tahoma" w:cs="Tahoma"/>
          <w:color w:val="5F5F5F"/>
          <w:sz w:val="16"/>
          <w:szCs w:val="16"/>
        </w:rPr>
        <w:t>к БССР были присоединены</w:t>
      </w:r>
      <w:r>
        <w:rPr>
          <w:rStyle w:val="apple-converted-space"/>
          <w:color w:val="5F5F5F"/>
        </w:rPr>
        <w:t> </w:t>
      </w:r>
      <w:r>
        <w:rPr>
          <w:rStyle w:val="a5"/>
          <w:rFonts w:ascii="Tahoma" w:hAnsi="Tahoma" w:cs="Tahoma"/>
          <w:color w:val="5F5F5F"/>
          <w:sz w:val="16"/>
          <w:szCs w:val="16"/>
        </w:rPr>
        <w:t>Гомельский и Речицкий уезды</w:t>
      </w:r>
      <w:r>
        <w:rPr>
          <w:rFonts w:ascii="Tahoma" w:hAnsi="Tahoma" w:cs="Tahoma"/>
          <w:color w:val="5F5F5F"/>
          <w:sz w:val="16"/>
          <w:szCs w:val="16"/>
        </w:rPr>
        <w:t>, где большинство населения составляли белорусы. Территория БССР увеличилась до 126 тыс. км</w:t>
      </w:r>
      <w:r>
        <w:rPr>
          <w:rFonts w:ascii="Tahoma" w:hAnsi="Tahoma" w:cs="Tahoma"/>
          <w:color w:val="5F5F5F"/>
          <w:sz w:val="16"/>
          <w:szCs w:val="16"/>
          <w:vertAlign w:val="superscript"/>
        </w:rPr>
        <w:t>2</w:t>
      </w:r>
      <w:r>
        <w:rPr>
          <w:rFonts w:ascii="Tahoma" w:hAnsi="Tahoma" w:cs="Tahoma"/>
          <w:color w:val="5F5F5F"/>
          <w:sz w:val="16"/>
          <w:szCs w:val="16"/>
        </w:rPr>
        <w:t>, а население достигло почти 5 млн человек.</w:t>
      </w:r>
    </w:p>
    <w:p w:rsidR="004A55E7" w:rsidRDefault="004A55E7" w:rsidP="004A55E7">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Таким образом, восточнобелорусские земли были присоединены к Советской Беларуси. Западнобелорусские земли до 1939 г. продолжали оставаться в составе Польши. Процесс формирования БССР в границах проживания белорусского этноса еще не завершился.</w:t>
      </w:r>
    </w:p>
    <w:p w:rsidR="004A55E7" w:rsidRPr="004A55E7" w:rsidRDefault="004A55E7" w:rsidP="004A55E7">
      <w:pPr>
        <w:spacing w:line="0" w:lineRule="atLeast"/>
        <w:jc w:val="both"/>
        <w:rPr>
          <w:b/>
          <w:lang w:val="be-BY"/>
        </w:rPr>
      </w:pPr>
      <w:r w:rsidRPr="004A55E7">
        <w:rPr>
          <w:b/>
          <w:lang w:val="be-BY"/>
        </w:rPr>
        <w:t>49. Сацыяльна-эканамічнае становішча беларускай вёскі ў 20–30 гг. Палітыка калектывізацыі і яе вынікі.</w:t>
      </w:r>
    </w:p>
    <w:p w:rsidR="00003604" w:rsidRDefault="00F233E8" w:rsidP="00F233E8">
      <w:pPr>
        <w:pStyle w:val="Default"/>
        <w:ind w:firstLine="360"/>
        <w:jc w:val="both"/>
        <w:rPr>
          <w:sz w:val="28"/>
          <w:szCs w:val="28"/>
        </w:rPr>
      </w:pPr>
      <w:r>
        <w:rPr>
          <w:sz w:val="28"/>
          <w:szCs w:val="28"/>
        </w:rPr>
        <w:t>За годы НЭПа белорусская деревня окрепла, число бедняков сократилось до 30%. Уже в 1926 году был превышен на 12% сбор зерновых довоенного уровня. Экономические связи между</w:t>
      </w:r>
      <w:r w:rsidR="00003604">
        <w:rPr>
          <w:sz w:val="28"/>
          <w:szCs w:val="28"/>
        </w:rPr>
        <w:t xml:space="preserve"> хозяйствами и  предприятиями </w:t>
      </w:r>
      <w:r>
        <w:rPr>
          <w:sz w:val="28"/>
          <w:szCs w:val="28"/>
        </w:rPr>
        <w:t xml:space="preserve"> в основном осуществляли</w:t>
      </w:r>
      <w:r w:rsidR="00003604">
        <w:rPr>
          <w:sz w:val="28"/>
          <w:szCs w:val="28"/>
        </w:rPr>
        <w:t>сь</w:t>
      </w:r>
      <w:r>
        <w:rPr>
          <w:sz w:val="28"/>
          <w:szCs w:val="28"/>
        </w:rPr>
        <w:t xml:space="preserve"> через рынок. Вот почему в первую очередь возникла потребность в объединениях, обеспечивающих сбыт, закупку промышленных товаров, кредитование хозяйств – кооперация. </w:t>
      </w:r>
    </w:p>
    <w:p w:rsidR="00F233E8" w:rsidRDefault="00F233E8" w:rsidP="00F233E8">
      <w:pPr>
        <w:pStyle w:val="Default"/>
        <w:ind w:firstLine="360"/>
        <w:jc w:val="both"/>
        <w:rPr>
          <w:sz w:val="28"/>
          <w:szCs w:val="28"/>
        </w:rPr>
      </w:pPr>
      <w:r>
        <w:rPr>
          <w:sz w:val="28"/>
          <w:szCs w:val="28"/>
        </w:rPr>
        <w:t xml:space="preserve">В 1927 году в республике различными формами коопераций было охвачено более 60% всех крестьянских хозяйств. Появилась и производственная кооперация – ТОЗы, колхозы. Однако эта форма кооперации в республике была незначительна (около 4% всех хозяйств) из-за нерентабельности (в основном бедняки) и отсутствия традиций Чтобы найти средства для проведения «сверхиндустриализации», были снижены закупочные цены на сельхозпродукцию, что вызвало нежелание крестьян продавать хлеб по низкой цене. Возник так называемый «хлебный кризис» 1928 – 1929 гг. В нем обвинили зажиточных крестьян. Начались использоваться меры насильственного изъятия зерна. </w:t>
      </w:r>
    </w:p>
    <w:p w:rsidR="00F233E8" w:rsidRDefault="00F233E8" w:rsidP="00F233E8">
      <w:pPr>
        <w:pStyle w:val="Default"/>
        <w:ind w:firstLine="360"/>
        <w:jc w:val="both"/>
        <w:rPr>
          <w:sz w:val="28"/>
          <w:szCs w:val="28"/>
        </w:rPr>
      </w:pPr>
      <w:r>
        <w:rPr>
          <w:sz w:val="28"/>
          <w:szCs w:val="28"/>
        </w:rPr>
        <w:t xml:space="preserve">Сплошная коллективизация сельского хозяйства была связана с массовым и быстрым объединением мелких крестьянских хозяйств в крупные коллективные хозяйства, которая началась с 1928 года. За годы первой пятилетки основными направлениями коллективизации были: 1) создание колхозной системы; 2) экономическое и административное давление на единоличника; 3) политика «раскулачивания»; 4) помощь города селу (посылка активистов – в БССР 600 человек, создание МТС, кредиты и товары). Однако эта помощь пока мала. </w:t>
      </w:r>
    </w:p>
    <w:p w:rsidR="00BF68CA" w:rsidRDefault="00F233E8" w:rsidP="00F233E8">
      <w:pPr>
        <w:pStyle w:val="Default"/>
        <w:ind w:firstLine="360"/>
        <w:jc w:val="both"/>
        <w:rPr>
          <w:sz w:val="28"/>
          <w:szCs w:val="28"/>
        </w:rPr>
      </w:pPr>
      <w:r>
        <w:rPr>
          <w:sz w:val="28"/>
          <w:szCs w:val="28"/>
        </w:rPr>
        <w:t>При проведении коллективизации применялись силовые методы. В экономическом плане это «прогрессивный» налог на кулака и единоличника. А в административном плане – это арест, высылка. Наиболее эффективным из последних следует считать «раскулачивание» (любой крестьянин, не пожелавший вступить в колхоз, мог быть объявлен кулаком). Следует заметить, что к кулакам в БССР относили примерно 4,2% крестьянских хозяйств, а раскулаченных было до 15% по отдельным кругам</w:t>
      </w:r>
    </w:p>
    <w:p w:rsidR="000E0526" w:rsidRDefault="00BF68CA" w:rsidP="000E0526">
      <w:pPr>
        <w:pStyle w:val="a4"/>
        <w:shd w:val="clear" w:color="auto" w:fill="FFFFFF"/>
        <w:spacing w:before="41" w:beforeAutospacing="0" w:after="41" w:afterAutospacing="0"/>
        <w:ind w:left="41" w:right="41" w:firstLine="480"/>
        <w:jc w:val="both"/>
        <w:textAlignment w:val="top"/>
        <w:rPr>
          <w:rFonts w:ascii="Verdana" w:hAnsi="Verdana"/>
          <w:color w:val="000000"/>
          <w:sz w:val="19"/>
          <w:szCs w:val="19"/>
        </w:rPr>
      </w:pPr>
      <w:r>
        <w:rPr>
          <w:rFonts w:ascii="Verdana" w:hAnsi="Verdana"/>
          <w:color w:val="000000"/>
          <w:sz w:val="19"/>
          <w:szCs w:val="19"/>
        </w:rPr>
        <w:lastRenderedPageBreak/>
        <w:t>Реакцией на политику сплошной коллективизацией стали крестьянские волнения. В Беларуси произошло в 1930 г. около 500 выступлений крестьян.</w:t>
      </w:r>
    </w:p>
    <w:p w:rsidR="00BF68CA" w:rsidRDefault="00BF68CA" w:rsidP="000E0526">
      <w:pPr>
        <w:pStyle w:val="a4"/>
        <w:shd w:val="clear" w:color="auto" w:fill="FFFFFF"/>
        <w:spacing w:before="41" w:beforeAutospacing="0" w:after="41" w:afterAutospacing="0"/>
        <w:ind w:left="41" w:right="41" w:firstLine="480"/>
        <w:jc w:val="both"/>
        <w:textAlignment w:val="top"/>
        <w:rPr>
          <w:rStyle w:val="apple-converted-space"/>
          <w:rFonts w:ascii="Verdana" w:hAnsi="Verdana"/>
          <w:color w:val="000000"/>
          <w:sz w:val="21"/>
          <w:szCs w:val="21"/>
        </w:rPr>
      </w:pPr>
      <w:r>
        <w:rPr>
          <w:rFonts w:ascii="Verdana" w:hAnsi="Verdana"/>
          <w:color w:val="000000"/>
          <w:sz w:val="21"/>
          <w:szCs w:val="21"/>
        </w:rPr>
        <w:t>2 марта 1930г. в «Правде» появилась статья И. Сталина «Головокружение от успехов (к вопросам колхозного движения)», где впервые осуждалась практика принудительной коллективизации, давались указания вести работу в соответствии с местными условиями,</w:t>
      </w:r>
      <w:r>
        <w:rPr>
          <w:rStyle w:val="apple-converted-space"/>
          <w:rFonts w:ascii="Verdana" w:hAnsi="Verdana"/>
          <w:color w:val="000000"/>
          <w:sz w:val="21"/>
          <w:szCs w:val="21"/>
        </w:rPr>
        <w:t> </w:t>
      </w:r>
    </w:p>
    <w:p w:rsidR="00BF68CA" w:rsidRDefault="00BF68CA" w:rsidP="00BF68CA">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 xml:space="preserve">      ВЫВОДЫ </w:t>
      </w:r>
    </w:p>
    <w:p w:rsidR="00BF68CA" w:rsidRDefault="00BF68CA" w:rsidP="00BF68CA">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Мелкотоварное хозяйство было разрушено и преобразовано в крупное, социалистическое, способное применять передовую агрономическую и зоотехническую науку, достижения технического прогресса.</w:t>
      </w:r>
    </w:p>
    <w:p w:rsidR="00BF68CA" w:rsidRDefault="00BF68CA" w:rsidP="00BF68CA">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Но победа колхозного строя имела и другую сторону. Коллективизация привела к отчуждению бывших собственников земли от основного средства производства – земли. Фактически крестьяне превращались в наемных государственных работников.</w:t>
      </w:r>
    </w:p>
    <w:p w:rsidR="00F555F1" w:rsidRPr="00CB0378" w:rsidRDefault="00F555F1" w:rsidP="00F555F1">
      <w:pPr>
        <w:spacing w:line="0" w:lineRule="atLeast"/>
        <w:jc w:val="both"/>
        <w:rPr>
          <w:lang w:val="be-BY"/>
        </w:rPr>
      </w:pPr>
      <w:r w:rsidRPr="00F555F1">
        <w:rPr>
          <w:b/>
          <w:lang w:val="be-BY"/>
        </w:rPr>
        <w:t>50. Індустрыялізацыя БССР і яе вынікі</w:t>
      </w:r>
      <w:r w:rsidRPr="00CB0378">
        <w:rPr>
          <w:lang w:val="be-BY"/>
        </w:rPr>
        <w:t>.</w:t>
      </w:r>
    </w:p>
    <w:p w:rsidR="004B4672" w:rsidRDefault="004B4672" w:rsidP="00F555F1">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 xml:space="preserve">      </w:t>
      </w:r>
      <w:r w:rsidR="00F555F1">
        <w:rPr>
          <w:rFonts w:ascii="Verdana" w:hAnsi="Verdana"/>
          <w:color w:val="000000"/>
          <w:sz w:val="19"/>
          <w:szCs w:val="19"/>
        </w:rPr>
        <w:t xml:space="preserve">Проведение индустриализации в БССР, как и в целом в СССР, объяснилось необходимостью </w:t>
      </w:r>
      <w:r w:rsidR="00F555F1" w:rsidRPr="00250DB1">
        <w:rPr>
          <w:rFonts w:ascii="Verdana" w:hAnsi="Verdana"/>
          <w:b/>
          <w:color w:val="000000"/>
          <w:sz w:val="19"/>
          <w:szCs w:val="19"/>
        </w:rPr>
        <w:t>создания крупного машинного производства</w:t>
      </w:r>
      <w:r>
        <w:rPr>
          <w:rFonts w:ascii="Verdana" w:hAnsi="Verdana"/>
          <w:color w:val="000000"/>
          <w:sz w:val="19"/>
          <w:szCs w:val="19"/>
        </w:rPr>
        <w:t>.</w:t>
      </w:r>
    </w:p>
    <w:p w:rsidR="00F555F1" w:rsidRDefault="004B4672" w:rsidP="00F555F1">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В</w:t>
      </w:r>
      <w:r w:rsidR="00F555F1">
        <w:rPr>
          <w:rFonts w:ascii="Verdana" w:hAnsi="Verdana"/>
          <w:color w:val="000000"/>
          <w:sz w:val="19"/>
          <w:szCs w:val="19"/>
        </w:rPr>
        <w:t xml:space="preserve"> середине 1920-х гг. провозглашается курс на построение социализма в одно отдельно взятой стране. Необходима была мобилизация внутренних ресурсов для ускоренного создания тяжёлой промышленности (основа обороноспособности), развития науки и техники. Любой вариант перехода к индустриальному обществу осуществляется болезненно. В СССР это было особенно сложно:</w:t>
      </w:r>
    </w:p>
    <w:p w:rsidR="00F555F1" w:rsidRDefault="00F555F1" w:rsidP="00F555F1">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1) надежда только на внутренние накопления (доля накоплений порой доходила до 44%). Это позволило расширить производство, но и сократить потребление.</w:t>
      </w:r>
    </w:p>
    <w:p w:rsidR="00F555F1" w:rsidRDefault="00F555F1" w:rsidP="00F555F1">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2) создавались самые передовые отрасли - энергетика, машиностроение, химия.</w:t>
      </w:r>
    </w:p>
    <w:p w:rsidR="00F555F1" w:rsidRDefault="00F555F1" w:rsidP="00F555F1">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3) установка на максимальные темпы. Усиливается централизованное плановое руководство экономикой страны. Победила точка зрения И. Сталина (курс на форсированный вариант индустриализации). Её характерные черты: централизованная система управления, планово-распределительная система концентрации ресурсов на ключевых направлениях, коллективизация сельского хозяйства, "культурная революция", низкий жизненный уровень населения, внеэкономические методы принуждения, трудовой энтузиазм масс.</w:t>
      </w:r>
    </w:p>
    <w:p w:rsidR="00F555F1" w:rsidRDefault="004B4672" w:rsidP="00F555F1">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 xml:space="preserve">    </w:t>
      </w:r>
      <w:r w:rsidR="00F555F1">
        <w:rPr>
          <w:rFonts w:ascii="Verdana" w:hAnsi="Verdana"/>
          <w:color w:val="000000"/>
          <w:sz w:val="19"/>
          <w:szCs w:val="19"/>
        </w:rPr>
        <w:t>В БССР имелись свои особенности развития промышленности в 20-е гг.: преобладали отрасли, специализирующиеся на переработке сельскохозяйственной продукции и мясного сырья; мелкие кустари давали более 40% всей промышленной продукции;  острый недостаток финансовых средств; нехватка подготовленных специалистов и руководителей (в 1927 г. в хозяйстве республике занято 474 специалиста - это 1,9% к общему числу работников, 90% руководителей имели начальное образование).</w:t>
      </w:r>
    </w:p>
    <w:p w:rsidR="004B4672" w:rsidRDefault="00F555F1" w:rsidP="00F555F1">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 xml:space="preserve">В основу индустриального развития БССР в годы первой пятилетки (1928/29 – 1932/33) была положена концепция о развитии преимущественно на базе местных </w:t>
      </w:r>
      <w:r>
        <w:rPr>
          <w:rFonts w:ascii="Verdana" w:hAnsi="Verdana"/>
          <w:color w:val="000000"/>
          <w:sz w:val="19"/>
          <w:szCs w:val="19"/>
        </w:rPr>
        <w:lastRenderedPageBreak/>
        <w:t xml:space="preserve">сырьевых ресурсов. Особое внимание обращалось на развитие пищевой, текстильной и кожевенной промышленности, которые стимулировали товарность сельского хозяйства. </w:t>
      </w:r>
    </w:p>
    <w:p w:rsidR="004B4672" w:rsidRDefault="004B4672" w:rsidP="00F555F1">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 xml:space="preserve">  </w:t>
      </w:r>
      <w:r w:rsidR="00F555F1">
        <w:rPr>
          <w:rFonts w:ascii="Verdana" w:hAnsi="Verdana"/>
          <w:color w:val="000000"/>
          <w:sz w:val="19"/>
          <w:szCs w:val="19"/>
        </w:rPr>
        <w:t xml:space="preserve">Во второй половине 1929 г. оптимальный план развития был отвергнут как устаревший и были навязаны повышенные задания, переориентирован на развитие тяжелой промышленности. За период 1929 – 1940 годов с помощью других республик в БССР было построено и реконструировано более 1860 предприятий. Они давали более 80% всей продукции. </w:t>
      </w:r>
      <w:r>
        <w:rPr>
          <w:rFonts w:ascii="Verdana" w:hAnsi="Verdana"/>
          <w:color w:val="000000"/>
          <w:sz w:val="19"/>
          <w:szCs w:val="19"/>
        </w:rPr>
        <w:t xml:space="preserve"> </w:t>
      </w:r>
    </w:p>
    <w:p w:rsidR="004B4672" w:rsidRDefault="00F555F1" w:rsidP="00F555F1">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Возникли и стали ведущими такие отрасли, как станкостроение, производство радиоаппаратуры, сельскохозяйственное машиностроение</w:t>
      </w:r>
    </w:p>
    <w:p w:rsidR="00F555F1" w:rsidRDefault="00F555F1" w:rsidP="00F555F1">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 xml:space="preserve">. В </w:t>
      </w:r>
      <w:r w:rsidRPr="004B4672">
        <w:rPr>
          <w:rFonts w:ascii="Verdana" w:hAnsi="Verdana"/>
          <w:b/>
          <w:color w:val="000000"/>
          <w:sz w:val="19"/>
          <w:szCs w:val="19"/>
        </w:rPr>
        <w:t>итоге осуществления политики индустриализации в Советский Союз, в том числе БССР, превратились из аграрной страны в индустриально-аграрную</w:t>
      </w:r>
      <w:r>
        <w:rPr>
          <w:rFonts w:ascii="Verdana" w:hAnsi="Verdana"/>
          <w:color w:val="000000"/>
          <w:sz w:val="19"/>
          <w:szCs w:val="19"/>
        </w:rPr>
        <w:t>. Индустриальными центрами стали Минск, Витебск, Могилёв, Гомель. Соответственно в 3,3 раза выросли кадры рабочего плана и составили 700 тыс. человек, в том числе 240 тыс. в промышленности. Число ИТР выросло до 9 тысяч человек. Созданная структура промышленного производства республики соответствовала отведённой роли в общесоюзном разделении труда и внутренним потребностям. С другой стороны, быстрые темпы индустриализации, необходимость существенных средств для её осуществления ухудшали материальное положение населения. Реальная заработная плата достигла уровня 1928 г. только в 1940 г., огромную цену заплатило за индустриализацию крестьянство.</w:t>
      </w:r>
      <w:r w:rsidR="00250DB1">
        <w:rPr>
          <w:rFonts w:ascii="Verdana" w:hAnsi="Verdana"/>
          <w:color w:val="000000"/>
          <w:sz w:val="19"/>
          <w:szCs w:val="19"/>
        </w:rPr>
        <w:t xml:space="preserve"> Построенные заводы: швейная фабрика «Зннамя индустриализации», чулочно-трикотажная КИМ в Витебске, Бобруйский и Гомельски</w:t>
      </w:r>
      <w:r w:rsidR="00D51E29">
        <w:rPr>
          <w:rFonts w:ascii="Verdana" w:hAnsi="Verdana"/>
          <w:color w:val="000000"/>
          <w:sz w:val="19"/>
          <w:szCs w:val="19"/>
        </w:rPr>
        <w:t>й деревообрабатывающийкомбинаты,Кричевский цементный завод , Могилёвский авторемонтный завод, Рогачёвский консервный завод, коммунарка, спартак</w:t>
      </w:r>
    </w:p>
    <w:p w:rsidR="00783445" w:rsidRPr="00783445" w:rsidRDefault="00783445" w:rsidP="00783445">
      <w:pPr>
        <w:spacing w:line="0" w:lineRule="atLeast"/>
        <w:jc w:val="both"/>
        <w:rPr>
          <w:lang w:val="be-BY"/>
        </w:rPr>
      </w:pPr>
      <w:r w:rsidRPr="00783445">
        <w:rPr>
          <w:b/>
          <w:lang w:val="be-BY"/>
        </w:rPr>
        <w:t>51. Усталяванне таталітарных рэжымаў у Еўропе і СССР. Масавыя рэпрэсіі 1920–1930 гг. у  СССР і  БССР</w:t>
      </w:r>
      <w:r w:rsidRPr="00A418B0">
        <w:rPr>
          <w:lang w:val="be-BY"/>
        </w:rPr>
        <w:t>.</w:t>
      </w:r>
    </w:p>
    <w:p w:rsidR="00783445" w:rsidRDefault="00783445" w:rsidP="00783445">
      <w:pPr>
        <w:autoSpaceDE w:val="0"/>
        <w:autoSpaceDN w:val="0"/>
        <w:adjustRightInd w:val="0"/>
        <w:rPr>
          <w:rFonts w:ascii="TimesNewRomanPSMT" w:hAnsi="TimesNewRomanPSMT" w:cs="TimesNewRomanPSMT"/>
        </w:rPr>
      </w:pPr>
      <w:r>
        <w:rPr>
          <w:rFonts w:ascii="TimesNewRomanPSMT" w:hAnsi="TimesNewRomanPSMT" w:cs="TimesNewRomanPSMT"/>
        </w:rPr>
        <w:t>Вариантом политического и экономического  государственного регулирования стал тоталитаризм, который проявился в установлении фашистских режимов в Италии, Германии, Португалии, Испании. Они обеспечивали социальный мир в обществе посредством террора. В Германии, например, после прихода Гитлера к власти в январе 1933 г. была ликвидирована парламентская система, запрещена деятельность всех оппозиционных режиму партий</w:t>
      </w:r>
      <w:r w:rsidR="007F535A">
        <w:rPr>
          <w:rFonts w:ascii="TimesNewRomanPSMT" w:hAnsi="TimesNewRomanPSMT" w:cs="TimesNewRomanPSMT"/>
        </w:rPr>
        <w:t xml:space="preserve"> </w:t>
      </w:r>
      <w:r>
        <w:rPr>
          <w:rFonts w:ascii="TimesNewRomanPSMT" w:hAnsi="TimesNewRomanPSMT" w:cs="TimesNewRomanPSMT"/>
        </w:rPr>
        <w:t>и общественных организаций, начата милитаризация экономики и подготовка страны к войне для завоевания обширного жизненного пространства.</w:t>
      </w:r>
    </w:p>
    <w:p w:rsidR="00783445" w:rsidRDefault="00783445" w:rsidP="00783445">
      <w:pPr>
        <w:spacing w:line="0" w:lineRule="atLeast"/>
        <w:jc w:val="both"/>
        <w:rPr>
          <w:rFonts w:ascii="TimesNewRomanPSMT" w:hAnsi="TimesNewRomanPSMT" w:cs="TimesNewRomanPSMT"/>
        </w:rPr>
      </w:pPr>
      <w:r>
        <w:rPr>
          <w:rFonts w:ascii="TimesNewRomanPSMT" w:hAnsi="TimesNewRomanPSMT" w:cs="TimesNewRomanPSMT"/>
        </w:rPr>
        <w:t>Гитлер в 1934 г. провел референдум, по результатам которого получил_</w:t>
      </w:r>
    </w:p>
    <w:p w:rsidR="00783445" w:rsidRDefault="00783445" w:rsidP="00783445">
      <w:pPr>
        <w:autoSpaceDE w:val="0"/>
        <w:autoSpaceDN w:val="0"/>
        <w:adjustRightInd w:val="0"/>
        <w:rPr>
          <w:rFonts w:ascii="TimesNewRomanPSMT" w:hAnsi="TimesNewRomanPSMT" w:cs="TimesNewRomanPSMT"/>
        </w:rPr>
      </w:pPr>
      <w:r>
        <w:rPr>
          <w:rFonts w:ascii="TimesNewRomanPSMT" w:hAnsi="TimesNewRomanPSMT" w:cs="TimesNewRomanPSMT"/>
        </w:rPr>
        <w:t>пожизненно пост президента Германии, совместив должности канцлера и</w:t>
      </w:r>
    </w:p>
    <w:p w:rsidR="00783445" w:rsidRDefault="00783445" w:rsidP="00783445">
      <w:pPr>
        <w:autoSpaceDE w:val="0"/>
        <w:autoSpaceDN w:val="0"/>
        <w:adjustRightInd w:val="0"/>
        <w:rPr>
          <w:rFonts w:ascii="TimesNewRomanPSMT" w:hAnsi="TimesNewRomanPSMT" w:cs="TimesNewRomanPSMT"/>
        </w:rPr>
      </w:pPr>
      <w:r>
        <w:rPr>
          <w:rFonts w:ascii="TimesNewRomanPSMT" w:hAnsi="TimesNewRomanPSMT" w:cs="TimesNewRomanPSMT"/>
        </w:rPr>
        <w:t>президента. Были приняты законы, запрещавшие свободу передвижения по</w:t>
      </w:r>
    </w:p>
    <w:p w:rsidR="00783445" w:rsidRDefault="00783445" w:rsidP="00783445">
      <w:pPr>
        <w:autoSpaceDE w:val="0"/>
        <w:autoSpaceDN w:val="0"/>
        <w:adjustRightInd w:val="0"/>
        <w:rPr>
          <w:rFonts w:ascii="TimesNewRomanPSMT" w:hAnsi="TimesNewRomanPSMT" w:cs="TimesNewRomanPSMT"/>
        </w:rPr>
      </w:pPr>
      <w:r>
        <w:rPr>
          <w:rFonts w:ascii="TimesNewRomanPSMT" w:hAnsi="TimesNewRomanPSMT" w:cs="TimesNewRomanPSMT"/>
        </w:rPr>
        <w:lastRenderedPageBreak/>
        <w:t>стране и выбор работы, введена обязательная двухгодичная трудовая повинность для молодежи. В стране была отменена вся система ценностей, сформированная в предыдущую эпоху классического либерализма.</w:t>
      </w:r>
    </w:p>
    <w:p w:rsidR="00783445" w:rsidRDefault="00783445" w:rsidP="00783445">
      <w:pPr>
        <w:autoSpaceDE w:val="0"/>
        <w:autoSpaceDN w:val="0"/>
        <w:adjustRightInd w:val="0"/>
        <w:rPr>
          <w:rFonts w:ascii="TimesNewRomanPSMT" w:hAnsi="TimesNewRomanPSMT" w:cs="TimesNewRomanPSMT"/>
        </w:rPr>
      </w:pPr>
      <w:r>
        <w:rPr>
          <w:rFonts w:ascii="TimesNewRomanPSMT" w:hAnsi="TimesNewRomanPSMT" w:cs="TimesNewRomanPSMT"/>
        </w:rPr>
        <w:t>Установление тоталитарных режимов не вызывало серьезного противодействия в обществе, так как многими социальными слоями они рассматривались как ответная реакция на экономические проблемы государств.</w:t>
      </w:r>
    </w:p>
    <w:p w:rsidR="00783445" w:rsidRDefault="00783445" w:rsidP="00783445">
      <w:pPr>
        <w:autoSpaceDE w:val="0"/>
        <w:autoSpaceDN w:val="0"/>
        <w:adjustRightInd w:val="0"/>
        <w:rPr>
          <w:rFonts w:ascii="TimesNewRomanPSMT" w:hAnsi="TimesNewRomanPSMT" w:cs="TimesNewRomanPSMT"/>
        </w:rPr>
      </w:pPr>
      <w:r>
        <w:rPr>
          <w:rFonts w:ascii="TimesNewRomanPSMT" w:hAnsi="TimesNewRomanPSMT" w:cs="TimesNewRomanPSMT"/>
        </w:rPr>
        <w:t>Однако эти режимы, несмотря на оголтелую пропаганду, использование монополии на средства массовой информации, массовые репрессии, чистки</w:t>
      </w:r>
    </w:p>
    <w:p w:rsidR="00783445" w:rsidRDefault="00783445" w:rsidP="00783445">
      <w:pPr>
        <w:autoSpaceDE w:val="0"/>
        <w:autoSpaceDN w:val="0"/>
        <w:adjustRightInd w:val="0"/>
        <w:rPr>
          <w:rFonts w:ascii="TimesNewRomanPSMT" w:hAnsi="TimesNewRomanPSMT" w:cs="TimesNewRomanPSMT"/>
        </w:rPr>
      </w:pPr>
      <w:r>
        <w:rPr>
          <w:rFonts w:ascii="TimesNewRomanPSMT" w:hAnsi="TimesNewRomanPSMT" w:cs="TimesNewRomanPSMT"/>
        </w:rPr>
        <w:t>аппаратов управления, формирование своего окружения на основе личной</w:t>
      </w:r>
    </w:p>
    <w:p w:rsidR="007F535A" w:rsidRDefault="00783445" w:rsidP="00783445">
      <w:pPr>
        <w:spacing w:line="0" w:lineRule="atLeast"/>
        <w:jc w:val="both"/>
        <w:rPr>
          <w:rFonts w:ascii="TimesNewRomanPSMT" w:hAnsi="TimesNewRomanPSMT" w:cs="TimesNewRomanPSMT"/>
        </w:rPr>
      </w:pPr>
      <w:r>
        <w:rPr>
          <w:rFonts w:ascii="TimesNewRomanPSMT" w:hAnsi="TimesNewRomanPSMT" w:cs="TimesNewRomanPSMT"/>
        </w:rPr>
        <w:t>преданности, были исторически обречены._</w:t>
      </w:r>
    </w:p>
    <w:p w:rsidR="007F535A" w:rsidRDefault="007F535A" w:rsidP="00783445">
      <w:pPr>
        <w:spacing w:line="0" w:lineRule="atLeast"/>
        <w:jc w:val="both"/>
        <w:rPr>
          <w:rFonts w:ascii="Verdana" w:hAnsi="Verdana"/>
          <w:color w:val="000000"/>
          <w:sz w:val="19"/>
          <w:szCs w:val="19"/>
        </w:rPr>
      </w:pPr>
      <w:r>
        <w:rPr>
          <w:rFonts w:ascii="Verdana" w:hAnsi="Verdana"/>
          <w:color w:val="000000"/>
          <w:sz w:val="19"/>
          <w:szCs w:val="19"/>
        </w:rPr>
        <w:t xml:space="preserve">социально-экономических и общественно-политических процессов в стране, характерные для начала и середины 20-х годов, приняло в конце и особенно в начале 30-х годов выразительно очерченные командно-административные черты. </w:t>
      </w:r>
    </w:p>
    <w:p w:rsidR="00783445" w:rsidRDefault="007F535A" w:rsidP="00783445">
      <w:pPr>
        <w:spacing w:line="0" w:lineRule="atLeast"/>
        <w:jc w:val="both"/>
        <w:rPr>
          <w:rFonts w:ascii="MyriadPro-Regular" w:hAnsi="MyriadPro-Regular" w:cs="MyriadPro-Regular"/>
          <w:sz w:val="20"/>
          <w:szCs w:val="20"/>
        </w:rPr>
      </w:pPr>
      <w:r>
        <w:rPr>
          <w:rFonts w:ascii="Verdana" w:hAnsi="Verdana"/>
          <w:color w:val="000000"/>
          <w:sz w:val="19"/>
          <w:szCs w:val="19"/>
        </w:rPr>
        <w:t xml:space="preserve">     Коммунистическая партия, монополизировав власть, утратила черты общественной организации и стала своеобразной частью госструктур: партия финансировалась из госбюджета, постановления партийных органов были обязательны для госорганов, коммунистическая идеология стала официальной.</w:t>
      </w:r>
      <w:r w:rsidR="00783445">
        <w:rPr>
          <w:rFonts w:ascii="MyriadPro-Regular" w:hAnsi="MyriadPro-Regular" w:cs="MyriadPro-Regular"/>
          <w:sz w:val="20"/>
          <w:szCs w:val="20"/>
        </w:rPr>
        <w:t>.</w:t>
      </w:r>
    </w:p>
    <w:p w:rsidR="007F535A" w:rsidRDefault="007F535A" w:rsidP="00783445">
      <w:pPr>
        <w:spacing w:line="0" w:lineRule="atLeast"/>
        <w:jc w:val="both"/>
        <w:rPr>
          <w:rFonts w:ascii="Verdana" w:hAnsi="Verdana"/>
          <w:color w:val="000000"/>
          <w:sz w:val="19"/>
          <w:szCs w:val="19"/>
        </w:rPr>
      </w:pPr>
      <w:r>
        <w:rPr>
          <w:rFonts w:ascii="Verdana" w:hAnsi="Verdana"/>
          <w:color w:val="000000"/>
          <w:sz w:val="19"/>
          <w:szCs w:val="19"/>
        </w:rPr>
        <w:t>Отличительные черты тоталитарного общества – распределительная система, построенная на госсобственности, жесткий контроль над всеми сферами общественной жизни, репрессии.</w:t>
      </w:r>
    </w:p>
    <w:p w:rsidR="007F535A" w:rsidRDefault="007F535A" w:rsidP="00783445">
      <w:pPr>
        <w:spacing w:line="0" w:lineRule="atLeast"/>
        <w:jc w:val="both"/>
        <w:rPr>
          <w:rFonts w:ascii="Verdana" w:hAnsi="Verdana"/>
          <w:color w:val="000000"/>
          <w:sz w:val="19"/>
          <w:szCs w:val="19"/>
        </w:rPr>
      </w:pPr>
      <w:r>
        <w:rPr>
          <w:rStyle w:val="apple-converted-space"/>
          <w:rFonts w:ascii="Verdana" w:hAnsi="Verdana"/>
          <w:color w:val="000000"/>
          <w:sz w:val="19"/>
          <w:szCs w:val="19"/>
        </w:rPr>
        <w:t xml:space="preserve">      </w:t>
      </w:r>
      <w:r>
        <w:rPr>
          <w:rFonts w:ascii="Verdana" w:hAnsi="Verdana"/>
          <w:color w:val="000000"/>
          <w:sz w:val="19"/>
          <w:szCs w:val="19"/>
        </w:rPr>
        <w:t>В ходе репрессий пострадала белорусская интеллигенция. В 1930 г. органами ОГПУ была «раскрыта нацдемовская, контрреволюционная антисоветская организация», получившая название «Союз освобождения Беларуси», хотя такой организации в действительности не существовало. По этому делу было арестовано 108 человек. В 1933 г. еще одна организация «Белорусский национальный центр». Среди известных сегодня других организованных процессов – Трудовая крестьянская партия – белорусский филиал (арестовано 59 чел.), Промпартия – белорусский филиал (30 чел.), а также «контрреволюционные, вредительские организации» во всех сферах народного хозяйства. Всего с 1917 до начала 50-х гг. жертвами репрессий в Беларуси стали около 600 тыс. человек. Из них около 250 тыс. крестьян, 35 тыс. было приговорено к высшей мере наказания.</w:t>
      </w:r>
    </w:p>
    <w:p w:rsidR="0079068B" w:rsidRPr="00A418B0" w:rsidRDefault="0079068B" w:rsidP="0079068B">
      <w:pPr>
        <w:spacing w:line="0" w:lineRule="atLeast"/>
        <w:jc w:val="both"/>
        <w:rPr>
          <w:lang w:val="be-BY"/>
        </w:rPr>
      </w:pPr>
      <w:r>
        <w:rPr>
          <w:lang w:val="be-BY"/>
        </w:rPr>
        <w:t xml:space="preserve">52. </w:t>
      </w:r>
      <w:r w:rsidRPr="00A418B0">
        <w:rPr>
          <w:lang w:val="be-BY"/>
        </w:rPr>
        <w:t>Палітыка беларусізацыі і яе вынікі</w:t>
      </w:r>
      <w:r>
        <w:rPr>
          <w:lang w:val="be-BY"/>
        </w:rPr>
        <w:t>. Развіццё культуры ў міжваенны</w:t>
      </w:r>
      <w:r w:rsidRPr="00AB725C">
        <w:t xml:space="preserve"> </w:t>
      </w:r>
      <w:r w:rsidRPr="00A418B0">
        <w:rPr>
          <w:lang w:val="be-BY"/>
        </w:rPr>
        <w:t>перыяд.</w:t>
      </w:r>
    </w:p>
    <w:p w:rsidR="0079068B" w:rsidRDefault="0079068B" w:rsidP="00783445">
      <w:pPr>
        <w:spacing w:line="0" w:lineRule="atLeast"/>
        <w:jc w:val="both"/>
        <w:rPr>
          <w:rFonts w:ascii="Verdana" w:hAnsi="Verdana"/>
          <w:color w:val="000000"/>
          <w:sz w:val="19"/>
          <w:szCs w:val="19"/>
        </w:rPr>
      </w:pPr>
      <w:r>
        <w:rPr>
          <w:b/>
          <w:lang w:val="be-BY"/>
        </w:rPr>
        <w:t xml:space="preserve">    </w:t>
      </w:r>
      <w:r w:rsidRPr="0079068B">
        <w:rPr>
          <w:lang w:val="be-BY"/>
        </w:rPr>
        <w:t>Белоруссизацией</w:t>
      </w:r>
      <w:r>
        <w:rPr>
          <w:lang w:val="be-BY"/>
        </w:rPr>
        <w:t xml:space="preserve">  называется составная часть национальной политики Коммунистической партии (большевиков) Беларуси в период с1924 г. до конца 1930 г.</w:t>
      </w:r>
      <w:r w:rsidRPr="0079068B">
        <w:rPr>
          <w:rFonts w:ascii="Verdana" w:hAnsi="Verdana"/>
          <w:color w:val="000000"/>
          <w:sz w:val="19"/>
          <w:szCs w:val="19"/>
        </w:rPr>
        <w:t xml:space="preserve"> </w:t>
      </w:r>
    </w:p>
    <w:p w:rsidR="00E5499B" w:rsidRDefault="00E5499B" w:rsidP="00783445">
      <w:pPr>
        <w:spacing w:line="0" w:lineRule="atLeast"/>
        <w:jc w:val="both"/>
        <w:rPr>
          <w:rFonts w:ascii="Verdana" w:hAnsi="Verdana"/>
          <w:color w:val="000000"/>
          <w:sz w:val="19"/>
          <w:szCs w:val="19"/>
        </w:rPr>
      </w:pPr>
      <w:r>
        <w:rPr>
          <w:rStyle w:val="apple-converted-space"/>
          <w:rFonts w:ascii="Verdana" w:hAnsi="Verdana"/>
          <w:color w:val="000000"/>
          <w:sz w:val="19"/>
          <w:szCs w:val="19"/>
        </w:rPr>
        <w:t> </w:t>
      </w:r>
      <w:r>
        <w:rPr>
          <w:rFonts w:ascii="Verdana" w:hAnsi="Verdana"/>
          <w:color w:val="000000"/>
          <w:sz w:val="19"/>
          <w:szCs w:val="19"/>
        </w:rPr>
        <w:t>XII съезд РКП(б) (апрель 1923 г)определил конкретную программу решения национального вопроса: выдвижение лиц коренной национальности на партийную, советскую, профсоюзную и другую общественную работу, перевод всего делопроизводства на родной язык, развитие культуры. В БССР такая национальная политика получила название белорусизации.</w:t>
      </w:r>
    </w:p>
    <w:p w:rsidR="0079068B" w:rsidRDefault="0079068B" w:rsidP="00783445">
      <w:pPr>
        <w:spacing w:line="0" w:lineRule="atLeast"/>
        <w:jc w:val="both"/>
        <w:rPr>
          <w:rFonts w:ascii="Verdana" w:hAnsi="Verdana"/>
          <w:color w:val="000000"/>
          <w:sz w:val="19"/>
          <w:szCs w:val="19"/>
        </w:rPr>
      </w:pPr>
      <w:r>
        <w:rPr>
          <w:rFonts w:ascii="Verdana" w:hAnsi="Verdana"/>
          <w:color w:val="000000"/>
          <w:sz w:val="19"/>
          <w:szCs w:val="19"/>
        </w:rPr>
        <w:lastRenderedPageBreak/>
        <w:t>Наиболее успешными в белорусизации были 4 года с 1924 – по 1928г. К 1928 г. около 80 % школ было переведено на белорусский язык обучения; были разработаны и изданы терминологические словари по основным направлениям науки; в 1926 г. действовало 240 краеведческих организаций, которые занимались изучением белорусской истории; к 1929 г. доля белорусов в административных учреждениях составляла 50 %. Свидетельством бурного национального развития в 20 е гг. стали достижения в области культуры. Происходит становление системы образования (начальная, неполная средняя (семилетка), средняя, средняя специальная, высшая. В 1931/1932 учебном году 98 % детей посещали начальную школу. В 1921 г. был открыт Белорусский государственный университет, в 1922 г. – Институт белорусской культуры (в его работе принимали участие З. Жилунович, В. Пичета, Я. Карский, Я. Купала, Я. Колас, С. Некрашевич, В. Игнатовский), преобразованный в 1929 г. в Национальную Академию БССР. В республике насчитывалось 25 техникумов, 20 профтехникумов и 20 других специальных учебных заведений. В основу комплектования высших и средних специальных учебных заведений был положен классовый принцип. Готовили к поступлению в учебные заведения рабочие факультеты при высших учебных заведениях.</w:t>
      </w:r>
    </w:p>
    <w:p w:rsidR="0079068B" w:rsidRDefault="0079068B" w:rsidP="00783445">
      <w:pPr>
        <w:spacing w:line="0" w:lineRule="atLeast"/>
        <w:jc w:val="both"/>
        <w:rPr>
          <w:rFonts w:ascii="Verdana" w:hAnsi="Verdana"/>
          <w:color w:val="000000"/>
          <w:sz w:val="19"/>
          <w:szCs w:val="19"/>
        </w:rPr>
      </w:pPr>
      <w:r>
        <w:rPr>
          <w:rFonts w:ascii="Verdana" w:hAnsi="Verdana"/>
          <w:color w:val="000000"/>
          <w:sz w:val="19"/>
          <w:szCs w:val="19"/>
        </w:rPr>
        <w:t xml:space="preserve"> Осуществлялся перевод государственного аппарата на белорусский язык, выдвижение белорусов  на управленческие должности.</w:t>
      </w:r>
    </w:p>
    <w:p w:rsidR="0079068B" w:rsidRDefault="0079068B" w:rsidP="00783445">
      <w:pPr>
        <w:spacing w:line="0" w:lineRule="atLeast"/>
        <w:jc w:val="both"/>
        <w:rPr>
          <w:rFonts w:ascii="Verdana" w:hAnsi="Verdana"/>
          <w:color w:val="000000"/>
          <w:sz w:val="19"/>
          <w:szCs w:val="19"/>
        </w:rPr>
      </w:pPr>
      <w:r>
        <w:rPr>
          <w:rFonts w:ascii="Verdana" w:hAnsi="Verdana"/>
          <w:color w:val="000000"/>
          <w:sz w:val="19"/>
          <w:szCs w:val="19"/>
        </w:rPr>
        <w:t>Происходит становление белорусского профессионального театра</w:t>
      </w:r>
    </w:p>
    <w:p w:rsidR="00DA2349" w:rsidRPr="00A418B0" w:rsidRDefault="00DA2349" w:rsidP="00DA2349">
      <w:pPr>
        <w:spacing w:line="0" w:lineRule="atLeast"/>
        <w:jc w:val="both"/>
        <w:rPr>
          <w:lang w:val="be-BY"/>
        </w:rPr>
      </w:pPr>
      <w:r>
        <w:rPr>
          <w:lang w:val="be-BY"/>
        </w:rPr>
        <w:t xml:space="preserve">53. </w:t>
      </w:r>
      <w:r w:rsidRPr="00A418B0">
        <w:rPr>
          <w:lang w:val="be-BY"/>
        </w:rPr>
        <w:t>Палітычнае і сацыяльна-эканамічнае ст</w:t>
      </w:r>
      <w:r>
        <w:rPr>
          <w:lang w:val="be-BY"/>
        </w:rPr>
        <w:t>ановішча Заходняй Беларусі пад</w:t>
      </w:r>
      <w:r w:rsidRPr="00A418B0">
        <w:rPr>
          <w:lang w:val="be-BY"/>
        </w:rPr>
        <w:t xml:space="preserve"> уладай Польшчы (1921–1939 гг.).</w:t>
      </w:r>
    </w:p>
    <w:p w:rsidR="00DA2349" w:rsidRDefault="00DA2349" w:rsidP="00DA2349">
      <w:pPr>
        <w:pStyle w:val="a4"/>
        <w:shd w:val="clear" w:color="auto" w:fill="FFFFFF"/>
        <w:spacing w:before="41" w:beforeAutospacing="0" w:after="41" w:afterAutospacing="0"/>
        <w:ind w:left="41" w:right="41" w:firstLine="480"/>
        <w:jc w:val="both"/>
        <w:textAlignment w:val="top"/>
        <w:rPr>
          <w:rFonts w:ascii="Tahoma" w:hAnsi="Tahoma" w:cs="Tahoma"/>
          <w:color w:val="5F5F5F"/>
          <w:sz w:val="20"/>
          <w:szCs w:val="20"/>
        </w:rPr>
      </w:pPr>
      <w:r w:rsidRPr="00B8191B">
        <w:rPr>
          <w:rFonts w:ascii="Tahoma" w:hAnsi="Tahoma" w:cs="Tahoma"/>
          <w:color w:val="5F5F5F"/>
          <w:sz w:val="20"/>
          <w:szCs w:val="20"/>
        </w:rPr>
        <w:t xml:space="preserve"> По Рижскому договору от 18 марта 1921 г. западнобелорусские земли вошли в состав Польши. Их разделили на</w:t>
      </w:r>
      <w:r w:rsidRPr="00B8191B">
        <w:rPr>
          <w:rStyle w:val="apple-converted-space"/>
          <w:rFonts w:ascii="Tahoma" w:hAnsi="Tahoma" w:cs="Tahoma"/>
          <w:color w:val="5F5F5F"/>
          <w:sz w:val="20"/>
          <w:szCs w:val="20"/>
        </w:rPr>
        <w:t> </w:t>
      </w:r>
      <w:r w:rsidRPr="00B8191B">
        <w:rPr>
          <w:rStyle w:val="a5"/>
          <w:rFonts w:ascii="Tahoma" w:hAnsi="Tahoma" w:cs="Tahoma"/>
          <w:color w:val="5F5F5F"/>
          <w:sz w:val="20"/>
          <w:szCs w:val="20"/>
        </w:rPr>
        <w:t>Полесское, Новогрудское, Виленское</w:t>
      </w:r>
      <w:r w:rsidRPr="00B8191B">
        <w:rPr>
          <w:rStyle w:val="apple-converted-space"/>
          <w:rFonts w:ascii="Tahoma" w:hAnsi="Tahoma" w:cs="Tahoma"/>
          <w:color w:val="5F5F5F"/>
          <w:sz w:val="20"/>
          <w:szCs w:val="20"/>
        </w:rPr>
        <w:t> </w:t>
      </w:r>
      <w:r w:rsidRPr="00B8191B">
        <w:rPr>
          <w:rFonts w:ascii="Tahoma" w:hAnsi="Tahoma" w:cs="Tahoma"/>
          <w:color w:val="5F5F5F"/>
          <w:sz w:val="20"/>
          <w:szCs w:val="20"/>
        </w:rPr>
        <w:t>и</w:t>
      </w:r>
      <w:r w:rsidRPr="00B8191B">
        <w:rPr>
          <w:rStyle w:val="apple-converted-space"/>
          <w:rFonts w:ascii="Tahoma" w:hAnsi="Tahoma" w:cs="Tahoma"/>
          <w:color w:val="5F5F5F"/>
          <w:sz w:val="20"/>
          <w:szCs w:val="20"/>
        </w:rPr>
        <w:t> </w:t>
      </w:r>
      <w:r w:rsidRPr="00B8191B">
        <w:rPr>
          <w:rStyle w:val="a5"/>
          <w:rFonts w:ascii="Tahoma" w:hAnsi="Tahoma" w:cs="Tahoma"/>
          <w:color w:val="5F5F5F"/>
          <w:sz w:val="20"/>
          <w:szCs w:val="20"/>
        </w:rPr>
        <w:t>Белостокское</w:t>
      </w:r>
      <w:r w:rsidRPr="00B8191B">
        <w:rPr>
          <w:rStyle w:val="apple-converted-space"/>
          <w:rFonts w:ascii="Tahoma" w:hAnsi="Tahoma" w:cs="Tahoma"/>
          <w:color w:val="5F5F5F"/>
          <w:sz w:val="20"/>
          <w:szCs w:val="20"/>
        </w:rPr>
        <w:t> </w:t>
      </w:r>
      <w:r w:rsidRPr="00B8191B">
        <w:rPr>
          <w:rFonts w:ascii="Tahoma" w:hAnsi="Tahoma" w:cs="Tahoma"/>
          <w:color w:val="5F5F5F"/>
          <w:sz w:val="20"/>
          <w:szCs w:val="20"/>
        </w:rPr>
        <w:t xml:space="preserve">воеводства, поветы и гмины. Была создана польская администрация, действовашая при поддержке густой сети полицейских учреждений </w:t>
      </w:r>
    </w:p>
    <w:p w:rsidR="00DA2349" w:rsidRDefault="00DA2349" w:rsidP="00783445">
      <w:pPr>
        <w:spacing w:line="0" w:lineRule="atLeast"/>
        <w:jc w:val="both"/>
        <w:rPr>
          <w:rFonts w:ascii="Tahoma" w:hAnsi="Tahoma" w:cs="Tahoma"/>
          <w:color w:val="5F5F5F"/>
          <w:sz w:val="20"/>
          <w:szCs w:val="20"/>
        </w:rPr>
      </w:pPr>
      <w:r w:rsidRPr="00B8191B">
        <w:rPr>
          <w:rFonts w:ascii="Tahoma" w:hAnsi="Tahoma" w:cs="Tahoma"/>
          <w:color w:val="5F5F5F"/>
          <w:sz w:val="20"/>
          <w:szCs w:val="20"/>
        </w:rPr>
        <w:t>Западная Беларусь, которую польские власти называли «восточными кресами», оказалась в тяжелом положении. Хозяйство, разрушенное войной, не восстанавливалось, приходило в упадок.</w:t>
      </w:r>
    </w:p>
    <w:p w:rsidR="00555A12" w:rsidRDefault="00555A12" w:rsidP="00783445">
      <w:pPr>
        <w:spacing w:line="0" w:lineRule="atLeast"/>
        <w:jc w:val="both"/>
        <w:rPr>
          <w:rFonts w:ascii="Tahoma" w:hAnsi="Tahoma" w:cs="Tahoma"/>
          <w:color w:val="5F5F5F"/>
          <w:sz w:val="20"/>
          <w:szCs w:val="20"/>
        </w:rPr>
      </w:pPr>
      <w:r>
        <w:rPr>
          <w:rFonts w:ascii="Tahoma" w:hAnsi="Tahoma" w:cs="Tahoma"/>
          <w:color w:val="5F5F5F"/>
          <w:sz w:val="16"/>
          <w:szCs w:val="16"/>
          <w:shd w:val="clear" w:color="auto" w:fill="FFFFFF"/>
        </w:rPr>
        <w:t>В 1938 г. промышленность края давала в 9 раз меньше продукции, чем промышленность БССР, хотя до раздела обе части имели одинаковый уровень развития и были почти равными по территории и количеству населения</w:t>
      </w:r>
    </w:p>
    <w:p w:rsidR="00BD0A85" w:rsidRDefault="00DA2349" w:rsidP="00BD0A85">
      <w:pPr>
        <w:spacing w:line="0" w:lineRule="atLeast"/>
        <w:jc w:val="both"/>
        <w:rPr>
          <w:rFonts w:ascii="Tahoma" w:hAnsi="Tahoma" w:cs="Tahoma"/>
          <w:color w:val="5F5F5F"/>
          <w:sz w:val="20"/>
          <w:szCs w:val="20"/>
        </w:rPr>
      </w:pPr>
      <w:r w:rsidRPr="00B8191B">
        <w:rPr>
          <w:rFonts w:ascii="Tahoma" w:hAnsi="Tahoma" w:cs="Tahoma"/>
          <w:color w:val="5F5F5F"/>
          <w:sz w:val="20"/>
          <w:szCs w:val="20"/>
        </w:rPr>
        <w:t>Западная Беларусь превратилась в аграрный придаток промышленных районов Польши, в рынок сбыта продукции, источник дешевого сырья и рабочей силы. На ее территории господствовал иностранный капитал</w:t>
      </w:r>
      <w:r>
        <w:rPr>
          <w:rFonts w:ascii="Tahoma" w:hAnsi="Tahoma" w:cs="Tahoma"/>
          <w:color w:val="5F5F5F"/>
          <w:sz w:val="20"/>
          <w:szCs w:val="20"/>
        </w:rPr>
        <w:t>.</w:t>
      </w:r>
      <w:r w:rsidR="00BD0A85">
        <w:rPr>
          <w:rFonts w:ascii="Tahoma" w:hAnsi="Tahoma" w:cs="Tahoma"/>
          <w:color w:val="5F5F5F"/>
          <w:sz w:val="20"/>
          <w:szCs w:val="20"/>
        </w:rPr>
        <w:t xml:space="preserve"> Единственная отрасль, которая получила развитие  была деревообрабатывающая. Это привело к чрезмерному использованию лесных богатств, особенно пострадала беловежская пушча.</w:t>
      </w:r>
    </w:p>
    <w:p w:rsidR="00DA2349" w:rsidRPr="00B8191B" w:rsidRDefault="00DA2349" w:rsidP="00BD0A85">
      <w:pPr>
        <w:spacing w:line="0" w:lineRule="atLeast"/>
        <w:jc w:val="both"/>
        <w:rPr>
          <w:rFonts w:ascii="Tahoma" w:hAnsi="Tahoma" w:cs="Tahoma"/>
          <w:color w:val="5F5F5F"/>
          <w:sz w:val="20"/>
          <w:szCs w:val="20"/>
        </w:rPr>
      </w:pPr>
      <w:r w:rsidRPr="00B8191B">
        <w:rPr>
          <w:rFonts w:ascii="Tahoma" w:hAnsi="Tahoma" w:cs="Tahoma"/>
          <w:color w:val="5F5F5F"/>
          <w:sz w:val="20"/>
          <w:szCs w:val="20"/>
        </w:rPr>
        <w:t>Очень тяжело жилось в деревне. Около половины земельного фонда принадлежало помещикам или другим крупным владельцам, составлявшим менее 1 % жителей сельской местности. Много земли было в собственности католической церкви. Кроме того, за заслуги в советско-польской войне 1919–1920 гг. польские власти раздавали крупные наделы западнобелорусских земель</w:t>
      </w:r>
      <w:r w:rsidRPr="00B8191B">
        <w:rPr>
          <w:rStyle w:val="apple-converted-space"/>
          <w:rFonts w:ascii="Tahoma" w:hAnsi="Tahoma" w:cs="Tahoma"/>
          <w:color w:val="5F5F5F"/>
          <w:sz w:val="20"/>
          <w:szCs w:val="20"/>
        </w:rPr>
        <w:t> </w:t>
      </w:r>
      <w:r w:rsidRPr="00B8191B">
        <w:rPr>
          <w:rStyle w:val="a5"/>
          <w:rFonts w:ascii="Tahoma" w:hAnsi="Tahoma" w:cs="Tahoma"/>
          <w:color w:val="5F5F5F"/>
          <w:sz w:val="20"/>
          <w:szCs w:val="20"/>
        </w:rPr>
        <w:t>осадникам</w:t>
      </w:r>
      <w:r w:rsidRPr="00B8191B">
        <w:rPr>
          <w:rStyle w:val="apple-converted-space"/>
          <w:rFonts w:ascii="Tahoma" w:hAnsi="Tahoma" w:cs="Tahoma"/>
          <w:color w:val="5F5F5F"/>
          <w:sz w:val="20"/>
          <w:szCs w:val="20"/>
        </w:rPr>
        <w:t> </w:t>
      </w:r>
      <w:r w:rsidRPr="00B8191B">
        <w:rPr>
          <w:rFonts w:ascii="Tahoma" w:hAnsi="Tahoma" w:cs="Tahoma"/>
          <w:color w:val="5F5F5F"/>
          <w:sz w:val="20"/>
          <w:szCs w:val="20"/>
        </w:rPr>
        <w:t xml:space="preserve">– бывшим офицерам и чиновникам. Они были хорошо организованы, вооружены и выполняли полицейские функции в отношении местного населения. </w:t>
      </w:r>
    </w:p>
    <w:p w:rsidR="00DA2349" w:rsidRDefault="00DA2349" w:rsidP="00783445">
      <w:pPr>
        <w:spacing w:line="0" w:lineRule="atLeast"/>
        <w:jc w:val="both"/>
        <w:rPr>
          <w:rFonts w:ascii="Tahoma" w:hAnsi="Tahoma" w:cs="Tahoma"/>
          <w:color w:val="5F5F5F"/>
          <w:sz w:val="20"/>
          <w:szCs w:val="20"/>
        </w:rPr>
      </w:pPr>
      <w:r>
        <w:rPr>
          <w:rFonts w:ascii="Tahoma" w:hAnsi="Tahoma" w:cs="Tahoma"/>
          <w:color w:val="5F5F5F"/>
          <w:sz w:val="20"/>
          <w:szCs w:val="20"/>
        </w:rPr>
        <w:t xml:space="preserve">     </w:t>
      </w:r>
      <w:r w:rsidRPr="00B8191B">
        <w:rPr>
          <w:rFonts w:ascii="Tahoma" w:hAnsi="Tahoma" w:cs="Tahoma"/>
          <w:color w:val="5F5F5F"/>
          <w:sz w:val="20"/>
          <w:szCs w:val="20"/>
        </w:rPr>
        <w:t xml:space="preserve">После восстановления в 1918 г. Польши как государства </w:t>
      </w:r>
      <w:r>
        <w:rPr>
          <w:rFonts w:ascii="Tahoma" w:hAnsi="Tahoma" w:cs="Tahoma"/>
          <w:color w:val="5F5F5F"/>
          <w:sz w:val="20"/>
          <w:szCs w:val="20"/>
        </w:rPr>
        <w:t xml:space="preserve"> на </w:t>
      </w:r>
      <w:r w:rsidRPr="00B8191B">
        <w:rPr>
          <w:rFonts w:ascii="Tahoma" w:hAnsi="Tahoma" w:cs="Tahoma"/>
          <w:color w:val="5F5F5F"/>
          <w:sz w:val="20"/>
          <w:szCs w:val="20"/>
        </w:rPr>
        <w:t>ее территори</w:t>
      </w:r>
      <w:r>
        <w:rPr>
          <w:rFonts w:ascii="Tahoma" w:hAnsi="Tahoma" w:cs="Tahoma"/>
          <w:color w:val="5F5F5F"/>
          <w:sz w:val="20"/>
          <w:szCs w:val="20"/>
        </w:rPr>
        <w:t>и</w:t>
      </w:r>
      <w:r w:rsidRPr="00B8191B">
        <w:rPr>
          <w:rFonts w:ascii="Tahoma" w:hAnsi="Tahoma" w:cs="Tahoma"/>
          <w:color w:val="5F5F5F"/>
          <w:sz w:val="20"/>
          <w:szCs w:val="20"/>
        </w:rPr>
        <w:t>я Ватиканом</w:t>
      </w:r>
      <w:r>
        <w:rPr>
          <w:rFonts w:ascii="Tahoma" w:hAnsi="Tahoma" w:cs="Tahoma"/>
          <w:color w:val="5F5F5F"/>
          <w:sz w:val="20"/>
          <w:szCs w:val="20"/>
        </w:rPr>
        <w:t xml:space="preserve"> </w:t>
      </w:r>
      <w:r w:rsidRPr="00B8191B">
        <w:rPr>
          <w:rFonts w:ascii="Tahoma" w:hAnsi="Tahoma" w:cs="Tahoma"/>
          <w:color w:val="5F5F5F"/>
          <w:sz w:val="20"/>
          <w:szCs w:val="20"/>
        </w:rPr>
        <w:t>проводи</w:t>
      </w:r>
      <w:r>
        <w:rPr>
          <w:rFonts w:ascii="Tahoma" w:hAnsi="Tahoma" w:cs="Tahoma"/>
          <w:color w:val="5F5F5F"/>
          <w:sz w:val="20"/>
          <w:szCs w:val="20"/>
        </w:rPr>
        <w:t xml:space="preserve">лась </w:t>
      </w:r>
      <w:r w:rsidRPr="00B8191B">
        <w:rPr>
          <w:rFonts w:ascii="Tahoma" w:hAnsi="Tahoma" w:cs="Tahoma"/>
          <w:color w:val="5F5F5F"/>
          <w:sz w:val="20"/>
          <w:szCs w:val="20"/>
        </w:rPr>
        <w:t xml:space="preserve"> работа по распространению</w:t>
      </w:r>
      <w:r w:rsidRPr="00B8191B">
        <w:rPr>
          <w:rStyle w:val="apple-converted-space"/>
          <w:rFonts w:ascii="Tahoma" w:hAnsi="Tahoma" w:cs="Tahoma"/>
          <w:color w:val="5F5F5F"/>
          <w:sz w:val="20"/>
          <w:szCs w:val="20"/>
        </w:rPr>
        <w:t> </w:t>
      </w:r>
      <w:r w:rsidRPr="00B8191B">
        <w:rPr>
          <w:rStyle w:val="a5"/>
          <w:rFonts w:ascii="Tahoma" w:hAnsi="Tahoma" w:cs="Tahoma"/>
          <w:color w:val="5F5F5F"/>
          <w:sz w:val="20"/>
          <w:szCs w:val="20"/>
        </w:rPr>
        <w:t>новой унии</w:t>
      </w:r>
      <w:r>
        <w:rPr>
          <w:rStyle w:val="a5"/>
          <w:rFonts w:ascii="Tahoma" w:hAnsi="Tahoma" w:cs="Tahoma"/>
          <w:color w:val="5F5F5F"/>
          <w:sz w:val="20"/>
          <w:szCs w:val="20"/>
        </w:rPr>
        <w:t xml:space="preserve"> </w:t>
      </w:r>
      <w:r w:rsidRPr="00B8191B">
        <w:rPr>
          <w:rStyle w:val="a5"/>
          <w:rFonts w:ascii="Tahoma" w:hAnsi="Tahoma" w:cs="Tahoma"/>
          <w:color w:val="5F5F5F"/>
          <w:sz w:val="20"/>
          <w:szCs w:val="20"/>
        </w:rPr>
        <w:t>-</w:t>
      </w:r>
      <w:r>
        <w:rPr>
          <w:rStyle w:val="a5"/>
          <w:rFonts w:ascii="Tahoma" w:hAnsi="Tahoma" w:cs="Tahoma"/>
          <w:color w:val="5F5F5F"/>
          <w:sz w:val="20"/>
          <w:szCs w:val="20"/>
        </w:rPr>
        <w:t xml:space="preserve"> </w:t>
      </w:r>
      <w:r w:rsidRPr="00B8191B">
        <w:rPr>
          <w:rStyle w:val="a5"/>
          <w:rFonts w:ascii="Tahoma" w:hAnsi="Tahoma" w:cs="Tahoma"/>
          <w:color w:val="5F5F5F"/>
          <w:sz w:val="20"/>
          <w:szCs w:val="20"/>
        </w:rPr>
        <w:t>неоунии</w:t>
      </w:r>
      <w:r w:rsidRPr="00B8191B">
        <w:rPr>
          <w:rStyle w:val="apple-converted-space"/>
          <w:rFonts w:ascii="Tahoma" w:hAnsi="Tahoma" w:cs="Tahoma"/>
          <w:color w:val="5F5F5F"/>
          <w:sz w:val="20"/>
          <w:szCs w:val="20"/>
        </w:rPr>
        <w:t> </w:t>
      </w:r>
      <w:r w:rsidRPr="00B8191B">
        <w:rPr>
          <w:rFonts w:ascii="Tahoma" w:hAnsi="Tahoma" w:cs="Tahoma"/>
          <w:color w:val="5F5F5F"/>
          <w:sz w:val="20"/>
          <w:szCs w:val="20"/>
        </w:rPr>
        <w:t>(новой по сравнению с Брестской церковной унией 1596 г.). В соответствии с неоунией продолжался процесс объединения православной и католической церквей и создания на базе этого униатской церкви. В суды представлялись необоснованные иски о возвращении католикам православных храмов, монастырей и церковного имущества.</w:t>
      </w:r>
    </w:p>
    <w:p w:rsidR="00BD0A85" w:rsidRPr="00B8191B" w:rsidRDefault="00BD0A85" w:rsidP="00BD0A85">
      <w:pPr>
        <w:pStyle w:val="a4"/>
        <w:shd w:val="clear" w:color="auto" w:fill="FFFFFF"/>
        <w:spacing w:before="41" w:beforeAutospacing="0" w:after="41" w:afterAutospacing="0"/>
        <w:ind w:left="41" w:right="41" w:firstLine="480"/>
        <w:jc w:val="both"/>
        <w:textAlignment w:val="top"/>
        <w:rPr>
          <w:rFonts w:ascii="Tahoma" w:hAnsi="Tahoma" w:cs="Tahoma"/>
          <w:color w:val="5F5F5F"/>
          <w:sz w:val="20"/>
          <w:szCs w:val="20"/>
        </w:rPr>
      </w:pPr>
      <w:r w:rsidRPr="00B8191B">
        <w:rPr>
          <w:rFonts w:ascii="Tahoma" w:hAnsi="Tahoma" w:cs="Tahoma"/>
          <w:color w:val="5F5F5F"/>
          <w:sz w:val="20"/>
          <w:szCs w:val="20"/>
        </w:rPr>
        <w:t>В государственных учреждениях не разрешалось использовать белорусский язык, белорусов не брали на государственную службу. Не было белорусских театров, закрывались немногочисленные клубы, библиотеки, избы-читальни, созданные в предыдущие годы белорусской общественностью. Запрещались прогрессивные газеты и журналы.</w:t>
      </w:r>
    </w:p>
    <w:p w:rsidR="00BD0A85" w:rsidRDefault="00BD0A85" w:rsidP="00783445">
      <w:pPr>
        <w:spacing w:line="0" w:lineRule="atLeast"/>
        <w:jc w:val="both"/>
        <w:rPr>
          <w:rFonts w:ascii="Tahoma" w:hAnsi="Tahoma" w:cs="Tahoma"/>
          <w:color w:val="5F5F5F"/>
          <w:sz w:val="20"/>
          <w:szCs w:val="20"/>
        </w:rPr>
      </w:pPr>
      <w:r>
        <w:rPr>
          <w:rStyle w:val="a3"/>
          <w:rFonts w:ascii="Tahoma" w:hAnsi="Tahoma" w:cs="Tahoma"/>
          <w:b w:val="0"/>
          <w:bCs w:val="0"/>
          <w:color w:val="5F5F5F"/>
          <w:sz w:val="20"/>
          <w:szCs w:val="20"/>
        </w:rPr>
        <w:t xml:space="preserve">      </w:t>
      </w:r>
      <w:r w:rsidRPr="00B8191B">
        <w:rPr>
          <w:rStyle w:val="a3"/>
          <w:rFonts w:ascii="Tahoma" w:hAnsi="Tahoma" w:cs="Tahoma"/>
          <w:b w:val="0"/>
          <w:bCs w:val="0"/>
          <w:color w:val="5F5F5F"/>
          <w:sz w:val="20"/>
          <w:szCs w:val="20"/>
        </w:rPr>
        <w:t>Западнобелорусская культура в 1920-1930-е гг.</w:t>
      </w:r>
      <w:r w:rsidRPr="00B8191B">
        <w:rPr>
          <w:rStyle w:val="apple-converted-space"/>
          <w:rFonts w:ascii="Tahoma" w:hAnsi="Tahoma" w:cs="Tahoma"/>
          <w:color w:val="5F5F5F"/>
          <w:sz w:val="20"/>
          <w:szCs w:val="20"/>
        </w:rPr>
        <w:t> </w:t>
      </w:r>
      <w:r w:rsidRPr="00B8191B">
        <w:rPr>
          <w:rFonts w:ascii="Tahoma" w:hAnsi="Tahoma" w:cs="Tahoma"/>
          <w:color w:val="5F5F5F"/>
          <w:sz w:val="20"/>
          <w:szCs w:val="20"/>
        </w:rPr>
        <w:t xml:space="preserve">Польские власти не признавали белорусской нации и ставили целью искоренить национальное сознание белорусов, ополячить их. </w:t>
      </w:r>
      <w:r w:rsidRPr="00B8191B">
        <w:rPr>
          <w:rFonts w:ascii="Tahoma" w:hAnsi="Tahoma" w:cs="Tahoma"/>
          <w:color w:val="5F5F5F"/>
          <w:sz w:val="20"/>
          <w:szCs w:val="20"/>
        </w:rPr>
        <w:lastRenderedPageBreak/>
        <w:t>Статистические данные о национальном составе населения Западной Беларуси фальсифицировались, к полякам относили почти всех белорусов-католиков и многих православны</w:t>
      </w:r>
    </w:p>
    <w:p w:rsidR="00DA2349" w:rsidRPr="00B8191B" w:rsidRDefault="00DA2349" w:rsidP="00DA2349">
      <w:pPr>
        <w:pStyle w:val="a4"/>
        <w:shd w:val="clear" w:color="auto" w:fill="FFFFFF"/>
        <w:spacing w:before="41" w:beforeAutospacing="0" w:after="41" w:afterAutospacing="0"/>
        <w:ind w:left="41" w:right="41" w:firstLine="480"/>
        <w:jc w:val="both"/>
        <w:textAlignment w:val="top"/>
        <w:rPr>
          <w:rFonts w:ascii="Tahoma" w:hAnsi="Tahoma" w:cs="Tahoma"/>
          <w:color w:val="5F5F5F"/>
          <w:sz w:val="20"/>
          <w:szCs w:val="20"/>
        </w:rPr>
      </w:pPr>
      <w:r w:rsidRPr="00B8191B">
        <w:rPr>
          <w:rFonts w:ascii="Tahoma" w:hAnsi="Tahoma" w:cs="Tahoma"/>
          <w:color w:val="5F5F5F"/>
          <w:sz w:val="20"/>
          <w:szCs w:val="20"/>
        </w:rPr>
        <w:t>В</w:t>
      </w:r>
      <w:r w:rsidRPr="00B8191B">
        <w:rPr>
          <w:rStyle w:val="apple-converted-space"/>
          <w:rFonts w:ascii="Tahoma" w:hAnsi="Tahoma" w:cs="Tahoma"/>
          <w:color w:val="5F5F5F"/>
          <w:sz w:val="20"/>
          <w:szCs w:val="20"/>
        </w:rPr>
        <w:t> </w:t>
      </w:r>
      <w:r w:rsidRPr="00B8191B">
        <w:rPr>
          <w:rStyle w:val="a5"/>
          <w:rFonts w:ascii="Tahoma" w:hAnsi="Tahoma" w:cs="Tahoma"/>
          <w:color w:val="5F5F5F"/>
          <w:sz w:val="20"/>
          <w:szCs w:val="20"/>
        </w:rPr>
        <w:t>1926 г.</w:t>
      </w:r>
      <w:r w:rsidRPr="00B8191B">
        <w:rPr>
          <w:rStyle w:val="apple-converted-space"/>
          <w:rFonts w:ascii="Tahoma" w:hAnsi="Tahoma" w:cs="Tahoma"/>
          <w:color w:val="5F5F5F"/>
          <w:sz w:val="20"/>
          <w:szCs w:val="20"/>
        </w:rPr>
        <w:t> </w:t>
      </w:r>
      <w:r w:rsidRPr="00B8191B">
        <w:rPr>
          <w:rFonts w:ascii="Tahoma" w:hAnsi="Tahoma" w:cs="Tahoma"/>
          <w:color w:val="5F5F5F"/>
          <w:sz w:val="20"/>
          <w:szCs w:val="20"/>
        </w:rPr>
        <w:t>в Польше произошел государственный переворот, в результате которого была установлена военно-буржуазная диктатура во</w:t>
      </w:r>
      <w:r>
        <w:rPr>
          <w:rFonts w:ascii="Tahoma" w:hAnsi="Tahoma" w:cs="Tahoma"/>
          <w:color w:val="5F5F5F"/>
          <w:sz w:val="20"/>
          <w:szCs w:val="20"/>
        </w:rPr>
        <w:t xml:space="preserve"> главе с маршалом Ю. Пилсудским, режим установленный на территории Беларуси  после переворота назывался санация.(оздоровление)</w:t>
      </w:r>
    </w:p>
    <w:p w:rsidR="00BD0A85" w:rsidRDefault="00BD0A85" w:rsidP="00BD0A85">
      <w:pPr>
        <w:spacing w:line="0" w:lineRule="atLeast"/>
        <w:jc w:val="both"/>
        <w:rPr>
          <w:b/>
          <w:lang w:val="be-BY"/>
        </w:rPr>
      </w:pPr>
      <w:r w:rsidRPr="00BD0A85">
        <w:rPr>
          <w:b/>
          <w:lang w:val="be-BY"/>
        </w:rPr>
        <w:t>54. Міжнародные абставіны ў свеце ў 30-х гг. ХХ ст. Мюнхенскае</w:t>
      </w:r>
      <w:r w:rsidRPr="00BD0A85">
        <w:rPr>
          <w:b/>
        </w:rPr>
        <w:t xml:space="preserve"> </w:t>
      </w:r>
      <w:r w:rsidRPr="00BD0A85">
        <w:rPr>
          <w:b/>
          <w:lang w:val="be-BY"/>
        </w:rPr>
        <w:t>пагадненне.</w:t>
      </w:r>
    </w:p>
    <w:p w:rsidR="00BD0A85" w:rsidRDefault="00BD0A85" w:rsidP="00BD0A85">
      <w:pPr>
        <w:autoSpaceDE w:val="0"/>
        <w:autoSpaceDN w:val="0"/>
        <w:adjustRightInd w:val="0"/>
        <w:rPr>
          <w:rFonts w:ascii="TimesNewRomanPSMT" w:hAnsi="TimesNewRomanPSMT" w:cs="TimesNewRomanPSMT"/>
        </w:rPr>
      </w:pPr>
      <w:r>
        <w:rPr>
          <w:rFonts w:ascii="TimesNewRomanPSMT" w:hAnsi="TimesNewRomanPSMT" w:cs="TimesNewRomanPSMT"/>
        </w:rPr>
        <w:t>В 30-е годы происходит обострение международной обстановки. В 1931–1933 гг. Япония</w:t>
      </w:r>
      <w:r w:rsidR="00C235FC">
        <w:rPr>
          <w:rFonts w:ascii="TimesNewRomanPSMT" w:hAnsi="TimesNewRomanPSMT" w:cs="TimesNewRomanPSMT"/>
        </w:rPr>
        <w:t xml:space="preserve">  </w:t>
      </w:r>
      <w:r>
        <w:rPr>
          <w:rFonts w:ascii="TimesNewRomanPSMT" w:hAnsi="TimesNewRomanPSMT" w:cs="TimesNewRomanPSMT"/>
        </w:rPr>
        <w:t>захватила китайскую территорию – Маньчжурию,</w:t>
      </w:r>
      <w:r w:rsidR="00C235FC">
        <w:rPr>
          <w:rFonts w:ascii="TimesNewRomanPSMT" w:hAnsi="TimesNewRomanPSMT" w:cs="TimesNewRomanPSMT"/>
        </w:rPr>
        <w:t xml:space="preserve"> В </w:t>
      </w:r>
      <w:r>
        <w:rPr>
          <w:rFonts w:ascii="TimesNewRomanPSMT" w:hAnsi="TimesNewRomanPSMT" w:cs="TimesNewRomanPSMT"/>
        </w:rPr>
        <w:t>1937 г. японская армия предприняла наступление на Пекин. К осени 1939 г. Япония захватила значительную часть прибрежного Китая.</w:t>
      </w:r>
    </w:p>
    <w:p w:rsidR="00BD0A85" w:rsidRDefault="00BD0A85" w:rsidP="00BD0A85">
      <w:pPr>
        <w:autoSpaceDE w:val="0"/>
        <w:autoSpaceDN w:val="0"/>
        <w:adjustRightInd w:val="0"/>
        <w:rPr>
          <w:rFonts w:ascii="TimesNewRomanPSMT" w:hAnsi="TimesNewRomanPSMT" w:cs="TimesNewRomanPSMT"/>
        </w:rPr>
      </w:pPr>
      <w:r>
        <w:rPr>
          <w:rFonts w:ascii="TimesNewRomanPSMT" w:hAnsi="TimesNewRomanPSMT" w:cs="TimesNewRomanPSMT"/>
        </w:rPr>
        <w:t xml:space="preserve">     В августе 1932 г. на выборах в германский парламент нацисты получили 13 млн голосов избирателей. За коммунистическую партию проголосовало 6 млн человек. Опасаясь создания левого блока из социал-демократов, коммунистов, крупный германский капитал сделал ставку на Гитлера.</w:t>
      </w:r>
    </w:p>
    <w:p w:rsidR="00BD0A85" w:rsidRDefault="00BD0A85" w:rsidP="00BD0A85">
      <w:pPr>
        <w:autoSpaceDE w:val="0"/>
        <w:autoSpaceDN w:val="0"/>
        <w:adjustRightInd w:val="0"/>
        <w:rPr>
          <w:rFonts w:ascii="TimesNewRomanPSMT" w:hAnsi="TimesNewRomanPSMT" w:cs="TimesNewRomanPSMT"/>
        </w:rPr>
      </w:pPr>
      <w:r>
        <w:rPr>
          <w:rFonts w:ascii="TimesNewRomanPSMT" w:hAnsi="TimesNewRomanPSMT" w:cs="TimesNewRomanPSMT"/>
        </w:rPr>
        <w:t xml:space="preserve">      В январе 1933 г. президент Гинденбург назначил А. Гитлера рейхсканцлером, т.е. главой правительства. 27 февраля 1933 г. нацисты осуществили провокацию с поджогом рейхстага. Обвинив в поджоге коммунистов, гитлеровцы развернули в стране террор. Была запрещена коммунистическая партия затем социал-демократы, профсоюзы. После смерти Гинденбурга (1 августа 1934 г.) по постановлению правительства должность президента была упразднена, а вся власть передана пожизненному рейхсканцлеру Гитлеру с правом назначения всех высших должностных лиц. В 1933 г. А. Гитлер начал подготовку к пересмотру Версальско-Вашингтонских условий устрой</w:t>
      </w:r>
      <w:r w:rsidRPr="00D05F33">
        <w:rPr>
          <w:rFonts w:ascii="TimesNewRomanPSMT" w:hAnsi="TimesNewRomanPSMT" w:cs="TimesNewRomanPSMT"/>
        </w:rPr>
        <w:t>ства мира, установленного после 1-й мир</w:t>
      </w:r>
      <w:r>
        <w:rPr>
          <w:rFonts w:ascii="TimesNewRomanPSMT" w:hAnsi="TimesNewRomanPSMT" w:cs="TimesNewRomanPSMT"/>
        </w:rPr>
        <w:t>овой войны. Идеология германско</w:t>
      </w:r>
      <w:r w:rsidRPr="00D05F33">
        <w:rPr>
          <w:rFonts w:ascii="TimesNewRomanPSMT" w:hAnsi="TimesNewRomanPSMT" w:cs="TimesNewRomanPSMT"/>
        </w:rPr>
        <w:t>го государства была направлена на пропаганд</w:t>
      </w:r>
      <w:r>
        <w:rPr>
          <w:rFonts w:ascii="TimesNewRomanPSMT" w:hAnsi="TimesNewRomanPSMT" w:cs="TimesNewRomanPSMT"/>
        </w:rPr>
        <w:t>у шовинизма, исключительнос</w:t>
      </w:r>
      <w:r w:rsidRPr="00D05F33">
        <w:rPr>
          <w:rFonts w:ascii="TimesNewRomanPSMT" w:hAnsi="TimesNewRomanPSMT" w:cs="TimesNewRomanPSMT"/>
        </w:rPr>
        <w:t>ти немецкой нации, установление мирового господства германского</w:t>
      </w:r>
      <w:r>
        <w:rPr>
          <w:rFonts w:ascii="TimesNewRomanPSMT" w:hAnsi="TimesNewRomanPSMT" w:cs="TimesNewRomanPSMT"/>
        </w:rPr>
        <w:t xml:space="preserve"> рейха.</w:t>
      </w:r>
    </w:p>
    <w:p w:rsidR="00BD0A85" w:rsidRDefault="00BD0A85" w:rsidP="00BD0A85">
      <w:pPr>
        <w:autoSpaceDE w:val="0"/>
        <w:autoSpaceDN w:val="0"/>
        <w:adjustRightInd w:val="0"/>
        <w:rPr>
          <w:rFonts w:ascii="TimesNewRomanPSMT" w:hAnsi="TimesNewRomanPSMT" w:cs="TimesNewRomanPSMT"/>
        </w:rPr>
      </w:pPr>
      <w:r>
        <w:rPr>
          <w:rFonts w:ascii="TimesNewRomanPSMT" w:hAnsi="TimesNewRomanPSMT" w:cs="TimesNewRomanPSMT"/>
        </w:rPr>
        <w:t xml:space="preserve">     В марте 1933 г. начало функционировать министерство пропаганды во главе с Геббельсом, которому подчинили все средства массовой информации. В стране началась оголтелая идеологическая обработка населения В 1935 г. в Германии вводится всеобщая воинская повинность, начато производство тяжелых вооружений, что противоречило Версальскому договору. В марте 1936 г. Гитлер вводит войска в демилитаризированную</w:t>
      </w:r>
      <w:r w:rsidR="00C235FC">
        <w:rPr>
          <w:rFonts w:ascii="TimesNewRomanPSMT" w:hAnsi="TimesNewRomanPSMT" w:cs="TimesNewRomanPSMT"/>
        </w:rPr>
        <w:t xml:space="preserve"> </w:t>
      </w:r>
      <w:r>
        <w:rPr>
          <w:rFonts w:ascii="TimesNewRomanPSMT" w:hAnsi="TimesNewRomanPSMT" w:cs="TimesNewRomanPSMT"/>
        </w:rPr>
        <w:t xml:space="preserve">Рейнскую зону. Возникла непосредственная угроза безопасности Франции и Бельгии. Однако санкций по отношению к Германии не последовало. Совет Лиги Наций ограничился заявлением о нарушении Германией международных </w:t>
      </w:r>
      <w:r>
        <w:rPr>
          <w:rFonts w:ascii="TimesNewRomanPSMT" w:hAnsi="TimesNewRomanPSMT" w:cs="TimesNewRomanPSMT"/>
        </w:rPr>
        <w:lastRenderedPageBreak/>
        <w:t>обязательств. А ведь гарантами Рейнского пакта выступали Франция, Великобритания, Бельгия, Италия, Германия.</w:t>
      </w:r>
    </w:p>
    <w:p w:rsidR="00BD0A85" w:rsidRDefault="00BD0A85" w:rsidP="00BD0A85">
      <w:pPr>
        <w:autoSpaceDE w:val="0"/>
        <w:autoSpaceDN w:val="0"/>
        <w:adjustRightInd w:val="0"/>
        <w:rPr>
          <w:rFonts w:ascii="TimesNewRomanPSMT" w:hAnsi="TimesNewRomanPSMT" w:cs="TimesNewRomanPSMT"/>
          <w:sz w:val="20"/>
          <w:szCs w:val="20"/>
        </w:rPr>
      </w:pPr>
      <w:r>
        <w:rPr>
          <w:rFonts w:ascii="TimesNewRomanPSMT" w:hAnsi="TimesNewRomanPSMT" w:cs="TimesNewRomanPSMT"/>
        </w:rPr>
        <w:t xml:space="preserve">     Агрессивную внешнюю политику проводил режим Б. Муссолини в Италии. В 1935–1936 гг. итальянские войска захватили Абиссинию (Эфиопию). В октябре 1936 г. был подписан пакт об образовании блока Германии и Италии. Германия признала аннексию Эфиопии. Эти страны решили поддержать режим Франко в Испании. В ноябре 1936 г. подписано соглашение Германии и Японии, так называемый «Антикоминтерновский пакт», а в 1937 г. к нему присоединилась Италия. Позже к этому блоку присоединились Венгрия, Болгария, Финляндия, Румыния и другие государства. 12 марта 1938 г. Гитлер вводит свои войска в Австрию. Германия «получила согласие на объединение Австрии с германской империей». 13 марта Гитлер провозгласил «аншлюс» – присоединение Австрии к Германскому</w:t>
      </w:r>
      <w:r>
        <w:rPr>
          <w:rFonts w:ascii="TimesNewRomanPSMT" w:hAnsi="TimesNewRomanPSMT" w:cs="TimesNewRomanPSMT"/>
          <w:sz w:val="20"/>
          <w:szCs w:val="20"/>
        </w:rPr>
        <w:t xml:space="preserve"> рейху.</w:t>
      </w:r>
    </w:p>
    <w:p w:rsidR="00BD0A85" w:rsidRDefault="00BD0A85" w:rsidP="00BD0A85">
      <w:pPr>
        <w:autoSpaceDE w:val="0"/>
        <w:autoSpaceDN w:val="0"/>
        <w:adjustRightInd w:val="0"/>
        <w:rPr>
          <w:rFonts w:ascii="Arial" w:hAnsi="Arial" w:cs="Arial"/>
          <w:color w:val="222222"/>
          <w:sz w:val="19"/>
          <w:szCs w:val="19"/>
          <w:shd w:val="clear" w:color="auto" w:fill="FFFFFF"/>
        </w:rPr>
      </w:pPr>
      <w:r>
        <w:rPr>
          <w:rFonts w:ascii="TimesNewRomanPSMT" w:hAnsi="TimesNewRomanPSMT" w:cs="TimesNewRomanPSMT"/>
        </w:rPr>
        <w:t>Ведущие государства Европы повели политику умиротворения агрессора. В сентябре</w:t>
      </w:r>
      <w:r w:rsidR="00C235FC">
        <w:rPr>
          <w:rFonts w:ascii="TimesNewRomanPSMT" w:hAnsi="TimesNewRomanPSMT" w:cs="TimesNewRomanPSMT"/>
        </w:rPr>
        <w:t xml:space="preserve"> </w:t>
      </w:r>
      <w:r>
        <w:rPr>
          <w:rFonts w:ascii="TimesNewRomanPSMT" w:hAnsi="TimesNewRomanPSMT" w:cs="TimesNewRomanPSMT"/>
        </w:rPr>
        <w:t xml:space="preserve">1938 г. на </w:t>
      </w:r>
      <w:r>
        <w:rPr>
          <w:rFonts w:ascii="TimesNewRomanPSMT" w:hAnsi="TimesNewRomanPSMT" w:cs="TimesNewRomanPSMT"/>
          <w:b/>
        </w:rPr>
        <w:t>Мюнхенской конфе</w:t>
      </w:r>
      <w:r w:rsidRPr="003A1F63">
        <w:rPr>
          <w:rFonts w:ascii="TimesNewRomanPSMT" w:hAnsi="TimesNewRomanPSMT" w:cs="TimesNewRomanPSMT"/>
          <w:b/>
        </w:rPr>
        <w:t>ренции (Гитлер, Муссолини,</w:t>
      </w:r>
      <w:r>
        <w:rPr>
          <w:rFonts w:ascii="TimesNewRomanPSMT" w:hAnsi="TimesNewRomanPSMT" w:cs="TimesNewRomanPSMT"/>
          <w:b/>
        </w:rPr>
        <w:t xml:space="preserve"> </w:t>
      </w:r>
      <w:r w:rsidRPr="003A1F63">
        <w:rPr>
          <w:rFonts w:ascii="TimesNewRomanPSMT" w:hAnsi="TimesNewRomanPSMT" w:cs="TimesNewRomanPSMT"/>
          <w:b/>
        </w:rPr>
        <w:t>Чемберлен, Даладье) было подписано соглашение об уступке</w:t>
      </w:r>
      <w:r>
        <w:rPr>
          <w:rFonts w:ascii="TimesNewRomanPSMT" w:hAnsi="TimesNewRomanPSMT" w:cs="TimesNewRomanPSMT"/>
          <w:b/>
        </w:rPr>
        <w:t xml:space="preserve"> </w:t>
      </w:r>
      <w:r>
        <w:rPr>
          <w:rFonts w:ascii="TimesNewRomanPSMT" w:hAnsi="TimesNewRomanPSMT" w:cs="TimesNewRomanPSMT"/>
        </w:rPr>
        <w:t>Чехословакией Судетской области Германии. Чехословакия теряет почти пятую часть своей территории. Президент Э. Бенеш 5 октября уходит в отставку.</w:t>
      </w:r>
      <w:r w:rsidR="00C235FC">
        <w:rPr>
          <w:rFonts w:ascii="TimesNewRomanPSMT" w:hAnsi="TimesNewRomanPSMT" w:cs="TimesNewRomanPSMT"/>
        </w:rPr>
        <w:t xml:space="preserve"> </w:t>
      </w:r>
      <w:r w:rsidR="00C235FC">
        <w:rPr>
          <w:rFonts w:ascii="Arial" w:hAnsi="Arial" w:cs="Arial"/>
          <w:color w:val="222222"/>
          <w:sz w:val="19"/>
          <w:szCs w:val="19"/>
          <w:shd w:val="clear" w:color="auto" w:fill="FFFFFF"/>
        </w:rPr>
        <w:t xml:space="preserve"> Мюнхенсконе соглашение (в советской историографии Мюнхенский сговор)</w:t>
      </w:r>
      <w:r w:rsidR="00C235FC">
        <w:rPr>
          <w:rStyle w:val="apple-converted-space"/>
          <w:rFonts w:ascii="Arial" w:hAnsi="Arial" w:cs="Arial"/>
          <w:color w:val="222222"/>
          <w:sz w:val="19"/>
          <w:szCs w:val="19"/>
          <w:shd w:val="clear" w:color="auto" w:fill="FFFFFF"/>
        </w:rPr>
        <w:t> </w:t>
      </w:r>
      <w:r w:rsidR="00C235FC">
        <w:rPr>
          <w:rFonts w:ascii="Arial" w:hAnsi="Arial" w:cs="Arial"/>
          <w:color w:val="222222"/>
          <w:sz w:val="19"/>
          <w:szCs w:val="19"/>
          <w:shd w:val="clear" w:color="auto" w:fill="FFFFFF"/>
        </w:rPr>
        <w:t>подписанное</w:t>
      </w:r>
      <w:r w:rsidR="00C235FC">
        <w:rPr>
          <w:rStyle w:val="apple-converted-space"/>
          <w:rFonts w:ascii="Arial" w:hAnsi="Arial" w:cs="Arial"/>
          <w:color w:val="222222"/>
          <w:sz w:val="19"/>
          <w:szCs w:val="19"/>
          <w:shd w:val="clear" w:color="auto" w:fill="FFFFFF"/>
        </w:rPr>
        <w:t> </w:t>
      </w:r>
      <w:hyperlink r:id="rId7" w:tooltip="30 сентября" w:history="1">
        <w:r w:rsidR="00C235FC">
          <w:rPr>
            <w:rStyle w:val="a8"/>
            <w:rFonts w:ascii="Arial" w:hAnsi="Arial" w:cs="Arial"/>
            <w:color w:val="0B0080"/>
            <w:sz w:val="19"/>
            <w:szCs w:val="19"/>
            <w:shd w:val="clear" w:color="auto" w:fill="FFFFFF"/>
          </w:rPr>
          <w:t>30 сентября</w:t>
        </w:r>
      </w:hyperlink>
      <w:r w:rsidR="00C235FC">
        <w:rPr>
          <w:rStyle w:val="apple-converted-space"/>
          <w:rFonts w:ascii="Arial" w:hAnsi="Arial" w:cs="Arial"/>
          <w:color w:val="222222"/>
          <w:sz w:val="19"/>
          <w:szCs w:val="19"/>
          <w:shd w:val="clear" w:color="auto" w:fill="FFFFFF"/>
        </w:rPr>
        <w:t> </w:t>
      </w:r>
      <w:r w:rsidR="00C235FC">
        <w:rPr>
          <w:rFonts w:ascii="Arial" w:hAnsi="Arial" w:cs="Arial"/>
          <w:color w:val="222222"/>
          <w:sz w:val="19"/>
          <w:szCs w:val="19"/>
          <w:shd w:val="clear" w:color="auto" w:fill="FFFFFF"/>
        </w:rPr>
        <w:t>того же года премьер-министром Великобритании</w:t>
      </w:r>
      <w:r w:rsidR="00C235FC">
        <w:rPr>
          <w:rStyle w:val="apple-converted-space"/>
          <w:rFonts w:ascii="Arial" w:hAnsi="Arial" w:cs="Arial"/>
          <w:color w:val="222222"/>
          <w:sz w:val="19"/>
          <w:szCs w:val="19"/>
          <w:shd w:val="clear" w:color="auto" w:fill="FFFFFF"/>
        </w:rPr>
        <w:t> </w:t>
      </w:r>
      <w:hyperlink r:id="rId8" w:tooltip="Чемберлен, Невилл" w:history="1">
        <w:r w:rsidR="00C235FC">
          <w:rPr>
            <w:rStyle w:val="a8"/>
            <w:rFonts w:ascii="Arial" w:hAnsi="Arial" w:cs="Arial"/>
            <w:color w:val="0B0080"/>
            <w:sz w:val="19"/>
            <w:szCs w:val="19"/>
            <w:shd w:val="clear" w:color="auto" w:fill="FFFFFF"/>
          </w:rPr>
          <w:t>Невиллом Чемберленом</w:t>
        </w:r>
      </w:hyperlink>
      <w:r w:rsidR="00C235FC">
        <w:rPr>
          <w:rFonts w:ascii="Arial" w:hAnsi="Arial" w:cs="Arial"/>
          <w:color w:val="222222"/>
          <w:sz w:val="19"/>
          <w:szCs w:val="19"/>
          <w:shd w:val="clear" w:color="auto" w:fill="FFFFFF"/>
        </w:rPr>
        <w:t>, премьер-министром Франции</w:t>
      </w:r>
      <w:r w:rsidR="00C235FC">
        <w:rPr>
          <w:rStyle w:val="apple-converted-space"/>
          <w:rFonts w:ascii="Arial" w:hAnsi="Arial" w:cs="Arial"/>
          <w:color w:val="222222"/>
          <w:sz w:val="19"/>
          <w:szCs w:val="19"/>
          <w:shd w:val="clear" w:color="auto" w:fill="FFFFFF"/>
        </w:rPr>
        <w:t> </w:t>
      </w:r>
      <w:hyperlink r:id="rId9" w:tooltip="Даладье, Эдуард" w:history="1">
        <w:r w:rsidR="00C235FC">
          <w:rPr>
            <w:rStyle w:val="a8"/>
            <w:rFonts w:ascii="Arial" w:hAnsi="Arial" w:cs="Arial"/>
            <w:color w:val="0B0080"/>
            <w:sz w:val="19"/>
            <w:szCs w:val="19"/>
            <w:shd w:val="clear" w:color="auto" w:fill="FFFFFF"/>
          </w:rPr>
          <w:t>Эдуардом Даладье</w:t>
        </w:r>
      </w:hyperlink>
      <w:r w:rsidR="00C235FC">
        <w:rPr>
          <w:rFonts w:ascii="Arial" w:hAnsi="Arial" w:cs="Arial"/>
          <w:color w:val="222222"/>
          <w:sz w:val="19"/>
          <w:szCs w:val="19"/>
          <w:shd w:val="clear" w:color="auto" w:fill="FFFFFF"/>
        </w:rPr>
        <w:t>, рейхсканцлером Германии</w:t>
      </w:r>
      <w:r w:rsidR="00C235FC">
        <w:rPr>
          <w:rStyle w:val="apple-converted-space"/>
          <w:rFonts w:ascii="Arial" w:hAnsi="Arial" w:cs="Arial"/>
          <w:color w:val="222222"/>
          <w:sz w:val="19"/>
          <w:szCs w:val="19"/>
          <w:shd w:val="clear" w:color="auto" w:fill="FFFFFF"/>
        </w:rPr>
        <w:t> </w:t>
      </w:r>
      <w:hyperlink r:id="rId10" w:tooltip="Гитлер, Адольф" w:history="1">
        <w:r w:rsidR="00C235FC">
          <w:rPr>
            <w:rStyle w:val="a8"/>
            <w:rFonts w:ascii="Arial" w:hAnsi="Arial" w:cs="Arial"/>
            <w:color w:val="0B0080"/>
            <w:sz w:val="19"/>
            <w:szCs w:val="19"/>
            <w:shd w:val="clear" w:color="auto" w:fill="FFFFFF"/>
          </w:rPr>
          <w:t>Адольфом Гитлером</w:t>
        </w:r>
      </w:hyperlink>
      <w:r w:rsidR="00C235FC">
        <w:rPr>
          <w:rFonts w:ascii="Arial" w:hAnsi="Arial" w:cs="Arial"/>
          <w:color w:val="222222"/>
          <w:sz w:val="19"/>
          <w:szCs w:val="19"/>
          <w:shd w:val="clear" w:color="auto" w:fill="FFFFFF"/>
        </w:rPr>
        <w:t>и премьер-министром Италии</w:t>
      </w:r>
      <w:r w:rsidR="00C235FC">
        <w:rPr>
          <w:rStyle w:val="apple-converted-space"/>
          <w:rFonts w:ascii="Arial" w:hAnsi="Arial" w:cs="Arial"/>
          <w:color w:val="222222"/>
          <w:sz w:val="19"/>
          <w:szCs w:val="19"/>
          <w:shd w:val="clear" w:color="auto" w:fill="FFFFFF"/>
        </w:rPr>
        <w:t> </w:t>
      </w:r>
      <w:hyperlink r:id="rId11" w:tooltip="Муссолини, Бенито" w:history="1">
        <w:r w:rsidR="00C235FC">
          <w:rPr>
            <w:rStyle w:val="a8"/>
            <w:rFonts w:ascii="Arial" w:hAnsi="Arial" w:cs="Arial"/>
            <w:color w:val="0B0080"/>
            <w:sz w:val="19"/>
            <w:szCs w:val="19"/>
            <w:shd w:val="clear" w:color="auto" w:fill="FFFFFF"/>
          </w:rPr>
          <w:t>Бенито Муссолини</w:t>
        </w:r>
      </w:hyperlink>
      <w:r w:rsidR="00C235FC">
        <w:rPr>
          <w:rFonts w:ascii="Arial" w:hAnsi="Arial" w:cs="Arial"/>
          <w:color w:val="222222"/>
          <w:sz w:val="19"/>
          <w:szCs w:val="19"/>
          <w:shd w:val="clear" w:color="auto" w:fill="FFFFFF"/>
        </w:rPr>
        <w:t>. Соглашение касалось передачи</w:t>
      </w:r>
      <w:r w:rsidR="00C235FC">
        <w:rPr>
          <w:rStyle w:val="apple-converted-space"/>
          <w:rFonts w:ascii="Arial" w:hAnsi="Arial" w:cs="Arial"/>
          <w:color w:val="222222"/>
          <w:sz w:val="19"/>
          <w:szCs w:val="19"/>
          <w:shd w:val="clear" w:color="auto" w:fill="FFFFFF"/>
        </w:rPr>
        <w:t> </w:t>
      </w:r>
      <w:hyperlink r:id="rId12" w:tooltip="Чехословакия" w:history="1">
        <w:r w:rsidR="00C235FC">
          <w:rPr>
            <w:rStyle w:val="a8"/>
            <w:rFonts w:ascii="Arial" w:hAnsi="Arial" w:cs="Arial"/>
            <w:color w:val="0B0080"/>
            <w:sz w:val="19"/>
            <w:szCs w:val="19"/>
            <w:shd w:val="clear" w:color="auto" w:fill="FFFFFF"/>
          </w:rPr>
          <w:t>Чехословакией</w:t>
        </w:r>
      </w:hyperlink>
      <w:r w:rsidR="00C235FC">
        <w:rPr>
          <w:rFonts w:ascii="Arial" w:hAnsi="Arial" w:cs="Arial"/>
          <w:color w:val="222222"/>
          <w:sz w:val="19"/>
          <w:szCs w:val="19"/>
          <w:shd w:val="clear" w:color="auto" w:fill="FFFFFF"/>
        </w:rPr>
        <w:t>Германии</w:t>
      </w:r>
      <w:r w:rsidR="00C235FC">
        <w:rPr>
          <w:rStyle w:val="apple-converted-space"/>
          <w:rFonts w:ascii="Arial" w:hAnsi="Arial" w:cs="Arial"/>
          <w:color w:val="222222"/>
          <w:sz w:val="19"/>
          <w:szCs w:val="19"/>
          <w:shd w:val="clear" w:color="auto" w:fill="FFFFFF"/>
        </w:rPr>
        <w:t> </w:t>
      </w:r>
      <w:hyperlink r:id="rId13" w:tooltip="Судетская область" w:history="1">
        <w:r w:rsidR="00C235FC">
          <w:rPr>
            <w:rStyle w:val="a8"/>
            <w:rFonts w:ascii="Arial" w:hAnsi="Arial" w:cs="Arial"/>
            <w:color w:val="0B0080"/>
            <w:sz w:val="19"/>
            <w:szCs w:val="19"/>
            <w:shd w:val="clear" w:color="auto" w:fill="FFFFFF"/>
          </w:rPr>
          <w:t>Судетской области</w:t>
        </w:r>
      </w:hyperlink>
      <w:r w:rsidR="00C235FC">
        <w:rPr>
          <w:rFonts w:ascii="Arial" w:hAnsi="Arial" w:cs="Arial"/>
          <w:color w:val="222222"/>
          <w:sz w:val="19"/>
          <w:szCs w:val="19"/>
          <w:shd w:val="clear" w:color="auto" w:fill="FFFFFF"/>
        </w:rPr>
        <w:t>. На следующий день между Великобританией и Германией была подписана</w:t>
      </w:r>
      <w:hyperlink r:id="rId14" w:tooltip="Англо-германская декларация 1938" w:history="1">
        <w:r w:rsidR="00C235FC">
          <w:rPr>
            <w:rStyle w:val="a8"/>
            <w:rFonts w:ascii="Arial" w:hAnsi="Arial" w:cs="Arial"/>
            <w:color w:val="0B0080"/>
            <w:sz w:val="19"/>
            <w:szCs w:val="19"/>
            <w:shd w:val="clear" w:color="auto" w:fill="FFFFFF"/>
          </w:rPr>
          <w:t>декларация о взаимном ненападении</w:t>
        </w:r>
      </w:hyperlink>
      <w:r w:rsidR="00C235FC">
        <w:rPr>
          <w:rFonts w:ascii="Arial" w:hAnsi="Arial" w:cs="Arial"/>
          <w:color w:val="222222"/>
          <w:sz w:val="19"/>
          <w:szCs w:val="19"/>
          <w:shd w:val="clear" w:color="auto" w:fill="FFFFFF"/>
        </w:rPr>
        <w:t>; схожая декларация Германии и Франции была</w:t>
      </w:r>
      <w:r w:rsidR="00C235FC">
        <w:rPr>
          <w:rStyle w:val="apple-converted-space"/>
          <w:rFonts w:ascii="Arial" w:hAnsi="Arial" w:cs="Arial"/>
          <w:color w:val="222222"/>
          <w:sz w:val="19"/>
          <w:szCs w:val="19"/>
          <w:shd w:val="clear" w:color="auto" w:fill="FFFFFF"/>
        </w:rPr>
        <w:t> </w:t>
      </w:r>
      <w:hyperlink r:id="rId15" w:tooltip="Франко-германская декларация 1938" w:history="1">
        <w:r w:rsidR="00C235FC">
          <w:rPr>
            <w:rStyle w:val="a8"/>
            <w:rFonts w:ascii="Arial" w:hAnsi="Arial" w:cs="Arial"/>
            <w:color w:val="0B0080"/>
            <w:sz w:val="19"/>
            <w:szCs w:val="19"/>
            <w:shd w:val="clear" w:color="auto" w:fill="FFFFFF"/>
          </w:rPr>
          <w:t>подписана чуть позже</w:t>
        </w:r>
      </w:hyperlink>
      <w:r w:rsidR="00C235FC">
        <w:rPr>
          <w:rFonts w:ascii="Arial" w:hAnsi="Arial" w:cs="Arial"/>
          <w:color w:val="222222"/>
          <w:sz w:val="19"/>
          <w:szCs w:val="19"/>
          <w:shd w:val="clear" w:color="auto" w:fill="FFFFFF"/>
        </w:rPr>
        <w:t>.</w:t>
      </w:r>
    </w:p>
    <w:p w:rsidR="00C235FC" w:rsidRPr="00C235FC" w:rsidRDefault="00C235FC" w:rsidP="00C235FC">
      <w:pPr>
        <w:spacing w:line="0" w:lineRule="atLeast"/>
        <w:jc w:val="both"/>
        <w:rPr>
          <w:b/>
          <w:lang w:val="be-BY"/>
        </w:rPr>
      </w:pPr>
      <w:r w:rsidRPr="00C235FC">
        <w:rPr>
          <w:b/>
          <w:lang w:val="be-BY"/>
        </w:rPr>
        <w:t>55. Нацыянальна-вызваленчы рух у Заходняй Беларусі ў 1921–1939 гг.</w:t>
      </w:r>
    </w:p>
    <w:p w:rsidR="00C235FC" w:rsidRDefault="00C235FC" w:rsidP="00C235FC">
      <w:pPr>
        <w:pStyle w:val="a4"/>
        <w:shd w:val="clear" w:color="auto" w:fill="FFFFFF"/>
        <w:spacing w:before="41" w:beforeAutospacing="0" w:after="41" w:afterAutospacing="0"/>
        <w:ind w:left="41" w:right="41" w:firstLine="480"/>
        <w:jc w:val="both"/>
        <w:textAlignment w:val="top"/>
        <w:rPr>
          <w:rFonts w:ascii="Tahoma" w:hAnsi="Tahoma" w:cs="Tahoma"/>
          <w:color w:val="5F5F5F"/>
          <w:sz w:val="20"/>
          <w:szCs w:val="20"/>
        </w:rPr>
      </w:pPr>
      <w:r w:rsidRPr="00B8191B">
        <w:rPr>
          <w:rFonts w:ascii="Tahoma" w:hAnsi="Tahoma" w:cs="Tahoma"/>
          <w:color w:val="5F5F5F"/>
          <w:sz w:val="20"/>
          <w:szCs w:val="20"/>
        </w:rPr>
        <w:t>По Рижскому договору от 18 марта 1921 г. западнобелорусские земли вошли в состав Польши.</w:t>
      </w:r>
      <w:r w:rsidRPr="00C235FC">
        <w:rPr>
          <w:rFonts w:ascii="Tahoma" w:hAnsi="Tahoma" w:cs="Tahoma"/>
          <w:color w:val="5F5F5F"/>
          <w:sz w:val="20"/>
          <w:szCs w:val="20"/>
        </w:rPr>
        <w:t xml:space="preserve"> </w:t>
      </w:r>
      <w:r w:rsidRPr="00B8191B">
        <w:rPr>
          <w:rFonts w:ascii="Tahoma" w:hAnsi="Tahoma" w:cs="Tahoma"/>
          <w:color w:val="5F5F5F"/>
          <w:sz w:val="20"/>
          <w:szCs w:val="20"/>
        </w:rPr>
        <w:t>западнобелорусские земли вошли в состав Польши. Их разделили на</w:t>
      </w:r>
      <w:r w:rsidRPr="00B8191B">
        <w:rPr>
          <w:rStyle w:val="apple-converted-space"/>
          <w:rFonts w:ascii="Tahoma" w:hAnsi="Tahoma" w:cs="Tahoma"/>
          <w:color w:val="5F5F5F"/>
          <w:sz w:val="20"/>
          <w:szCs w:val="20"/>
        </w:rPr>
        <w:t> </w:t>
      </w:r>
      <w:r w:rsidRPr="00B8191B">
        <w:rPr>
          <w:rStyle w:val="a5"/>
          <w:rFonts w:ascii="Tahoma" w:hAnsi="Tahoma" w:cs="Tahoma"/>
          <w:color w:val="5F5F5F"/>
          <w:sz w:val="20"/>
          <w:szCs w:val="20"/>
        </w:rPr>
        <w:t>Полесское, Новогрудское, Виленское</w:t>
      </w:r>
      <w:r w:rsidRPr="00B8191B">
        <w:rPr>
          <w:rStyle w:val="apple-converted-space"/>
          <w:rFonts w:ascii="Tahoma" w:hAnsi="Tahoma" w:cs="Tahoma"/>
          <w:color w:val="5F5F5F"/>
          <w:sz w:val="20"/>
          <w:szCs w:val="20"/>
        </w:rPr>
        <w:t> </w:t>
      </w:r>
      <w:r w:rsidRPr="00B8191B">
        <w:rPr>
          <w:rFonts w:ascii="Tahoma" w:hAnsi="Tahoma" w:cs="Tahoma"/>
          <w:color w:val="5F5F5F"/>
          <w:sz w:val="20"/>
          <w:szCs w:val="20"/>
        </w:rPr>
        <w:t>и</w:t>
      </w:r>
      <w:r w:rsidRPr="00B8191B">
        <w:rPr>
          <w:rStyle w:val="apple-converted-space"/>
          <w:rFonts w:ascii="Tahoma" w:hAnsi="Tahoma" w:cs="Tahoma"/>
          <w:color w:val="5F5F5F"/>
          <w:sz w:val="20"/>
          <w:szCs w:val="20"/>
        </w:rPr>
        <w:t> </w:t>
      </w:r>
      <w:r w:rsidRPr="00B8191B">
        <w:rPr>
          <w:rStyle w:val="a5"/>
          <w:rFonts w:ascii="Tahoma" w:hAnsi="Tahoma" w:cs="Tahoma"/>
          <w:color w:val="5F5F5F"/>
          <w:sz w:val="20"/>
          <w:szCs w:val="20"/>
        </w:rPr>
        <w:t>Белостокское</w:t>
      </w:r>
      <w:r w:rsidRPr="00B8191B">
        <w:rPr>
          <w:rStyle w:val="apple-converted-space"/>
          <w:rFonts w:ascii="Tahoma" w:hAnsi="Tahoma" w:cs="Tahoma"/>
          <w:color w:val="5F5F5F"/>
          <w:sz w:val="20"/>
          <w:szCs w:val="20"/>
        </w:rPr>
        <w:t> </w:t>
      </w:r>
      <w:r w:rsidRPr="00B8191B">
        <w:rPr>
          <w:rFonts w:ascii="Tahoma" w:hAnsi="Tahoma" w:cs="Tahoma"/>
          <w:color w:val="5F5F5F"/>
          <w:sz w:val="20"/>
          <w:szCs w:val="20"/>
        </w:rPr>
        <w:t xml:space="preserve">воеводства, поветы и гмины. Была создана польская администрация, действовашая при поддержке густой сети полицейских учреждений </w:t>
      </w:r>
    </w:p>
    <w:p w:rsidR="00C235FC" w:rsidRDefault="00555A12" w:rsidP="00BD0A85">
      <w:pPr>
        <w:autoSpaceDE w:val="0"/>
        <w:autoSpaceDN w:val="0"/>
        <w:adjustRightInd w:val="0"/>
        <w:rPr>
          <w:rFonts w:ascii="Tahoma" w:hAnsi="Tahoma" w:cs="Tahoma"/>
          <w:color w:val="5F5F5F"/>
          <w:sz w:val="16"/>
          <w:szCs w:val="16"/>
          <w:shd w:val="clear" w:color="auto" w:fill="FFFFFF"/>
        </w:rPr>
      </w:pPr>
      <w:r>
        <w:rPr>
          <w:rFonts w:ascii="Tahoma" w:hAnsi="Tahoma" w:cs="Tahoma"/>
          <w:color w:val="5F5F5F"/>
          <w:sz w:val="16"/>
          <w:szCs w:val="16"/>
          <w:shd w:val="clear" w:color="auto" w:fill="FFFFFF"/>
        </w:rPr>
        <w:t>Тяжелое социальное и экономическое положение дополнялось полицейским террором. По всей территории «восточных кресов» зверствовали карательные экспедиции, которые назывались</w:t>
      </w:r>
      <w:r>
        <w:rPr>
          <w:rStyle w:val="apple-converted-space"/>
          <w:rFonts w:ascii="Tahoma" w:hAnsi="Tahoma" w:cs="Tahoma"/>
          <w:color w:val="5F5F5F"/>
          <w:sz w:val="16"/>
          <w:szCs w:val="16"/>
          <w:shd w:val="clear" w:color="auto" w:fill="FFFFFF"/>
        </w:rPr>
        <w:t> </w:t>
      </w:r>
      <w:r>
        <w:rPr>
          <w:rStyle w:val="a5"/>
          <w:rFonts w:ascii="Tahoma" w:hAnsi="Tahoma" w:cs="Tahoma"/>
          <w:color w:val="5F5F5F"/>
          <w:sz w:val="16"/>
          <w:szCs w:val="16"/>
          <w:shd w:val="clear" w:color="auto" w:fill="FFFFFF"/>
        </w:rPr>
        <w:t>пацификацией</w:t>
      </w:r>
      <w:r>
        <w:rPr>
          <w:rFonts w:ascii="Tahoma" w:hAnsi="Tahoma" w:cs="Tahoma"/>
          <w:color w:val="5F5F5F"/>
          <w:sz w:val="16"/>
          <w:szCs w:val="16"/>
          <w:shd w:val="clear" w:color="auto" w:fill="FFFFFF"/>
        </w:rPr>
        <w:t>(утихомириванием). Во время пацификаций полицейские разрушали избы крестьян, уничтожали их имущество, проводили массовые экзекуции. После такого разбоя жителям деревень запрещалось зажигать вечером свет, собираться группами, ходить в другие деревни..</w:t>
      </w:r>
    </w:p>
    <w:p w:rsidR="00555A12" w:rsidRPr="00B8191B" w:rsidRDefault="00555A12" w:rsidP="00555A12">
      <w:pPr>
        <w:pStyle w:val="a4"/>
        <w:shd w:val="clear" w:color="auto" w:fill="FFFFFF"/>
        <w:spacing w:before="41" w:beforeAutospacing="0" w:after="41" w:afterAutospacing="0"/>
        <w:ind w:left="41" w:right="41" w:firstLine="480"/>
        <w:jc w:val="both"/>
        <w:textAlignment w:val="top"/>
        <w:rPr>
          <w:rFonts w:ascii="Tahoma" w:hAnsi="Tahoma" w:cs="Tahoma"/>
          <w:color w:val="5F5F5F"/>
          <w:sz w:val="20"/>
          <w:szCs w:val="20"/>
        </w:rPr>
      </w:pPr>
      <w:r w:rsidRPr="00B8191B">
        <w:rPr>
          <w:rFonts w:ascii="Tahoma" w:hAnsi="Tahoma" w:cs="Tahoma"/>
          <w:color w:val="5F5F5F"/>
          <w:sz w:val="20"/>
          <w:szCs w:val="20"/>
        </w:rPr>
        <w:t>В</w:t>
      </w:r>
      <w:r w:rsidRPr="00B8191B">
        <w:rPr>
          <w:rStyle w:val="apple-converted-space"/>
          <w:rFonts w:ascii="Tahoma" w:hAnsi="Tahoma" w:cs="Tahoma"/>
          <w:color w:val="5F5F5F"/>
          <w:sz w:val="20"/>
          <w:szCs w:val="20"/>
        </w:rPr>
        <w:t> </w:t>
      </w:r>
      <w:r w:rsidRPr="00B8191B">
        <w:rPr>
          <w:rStyle w:val="a5"/>
          <w:rFonts w:ascii="Tahoma" w:hAnsi="Tahoma" w:cs="Tahoma"/>
          <w:color w:val="5F5F5F"/>
          <w:sz w:val="20"/>
          <w:szCs w:val="20"/>
        </w:rPr>
        <w:t>1926 г.</w:t>
      </w:r>
      <w:r w:rsidRPr="00B8191B">
        <w:rPr>
          <w:rStyle w:val="apple-converted-space"/>
          <w:rFonts w:ascii="Tahoma" w:hAnsi="Tahoma" w:cs="Tahoma"/>
          <w:color w:val="5F5F5F"/>
          <w:sz w:val="20"/>
          <w:szCs w:val="20"/>
        </w:rPr>
        <w:t> </w:t>
      </w:r>
      <w:r w:rsidRPr="00B8191B">
        <w:rPr>
          <w:rFonts w:ascii="Tahoma" w:hAnsi="Tahoma" w:cs="Tahoma"/>
          <w:color w:val="5F5F5F"/>
          <w:sz w:val="20"/>
          <w:szCs w:val="20"/>
        </w:rPr>
        <w:t>в Польше произошел государственный переворот, в результате которого была установлена военно-буржуазная диктатура во</w:t>
      </w:r>
      <w:r>
        <w:rPr>
          <w:rFonts w:ascii="Tahoma" w:hAnsi="Tahoma" w:cs="Tahoma"/>
          <w:color w:val="5F5F5F"/>
          <w:sz w:val="20"/>
          <w:szCs w:val="20"/>
        </w:rPr>
        <w:t xml:space="preserve"> главе с маршалом Ю. Пилсудским, режим установленный на территории Беларуси  после переворота назывался санация.(оздоровление)</w:t>
      </w:r>
    </w:p>
    <w:p w:rsidR="00555A12" w:rsidRPr="00B8191B" w:rsidRDefault="00555A12" w:rsidP="00555A12">
      <w:pPr>
        <w:pStyle w:val="a4"/>
        <w:shd w:val="clear" w:color="auto" w:fill="FFFFFF"/>
        <w:spacing w:before="41" w:beforeAutospacing="0" w:after="41" w:afterAutospacing="0"/>
        <w:ind w:left="41" w:right="41" w:firstLine="480"/>
        <w:jc w:val="both"/>
        <w:textAlignment w:val="top"/>
        <w:rPr>
          <w:rFonts w:ascii="Tahoma" w:hAnsi="Tahoma" w:cs="Tahoma"/>
          <w:color w:val="5F5F5F"/>
          <w:sz w:val="20"/>
          <w:szCs w:val="20"/>
        </w:rPr>
      </w:pPr>
      <w:r w:rsidRPr="00B8191B">
        <w:rPr>
          <w:rFonts w:ascii="Tahoma" w:hAnsi="Tahoma" w:cs="Tahoma"/>
          <w:color w:val="5F5F5F"/>
          <w:sz w:val="20"/>
          <w:szCs w:val="20"/>
        </w:rPr>
        <w:t>Руководителями национально-освободительной борьбы являлись</w:t>
      </w:r>
      <w:r w:rsidRPr="00B8191B">
        <w:rPr>
          <w:rStyle w:val="apple-converted-space"/>
          <w:rFonts w:ascii="Tahoma" w:hAnsi="Tahoma" w:cs="Tahoma"/>
          <w:color w:val="5F5F5F"/>
          <w:sz w:val="20"/>
          <w:szCs w:val="20"/>
        </w:rPr>
        <w:t> </w:t>
      </w:r>
      <w:r w:rsidRPr="00B8191B">
        <w:rPr>
          <w:rStyle w:val="a5"/>
          <w:rFonts w:ascii="Tahoma" w:hAnsi="Tahoma" w:cs="Tahoma"/>
          <w:color w:val="5F5F5F"/>
          <w:sz w:val="20"/>
          <w:szCs w:val="20"/>
        </w:rPr>
        <w:t>Коммунистическая партия Западной Беларуси (КПЗБ),</w:t>
      </w:r>
      <w:r w:rsidRPr="00B8191B">
        <w:rPr>
          <w:rStyle w:val="apple-converted-space"/>
          <w:rFonts w:ascii="Tahoma" w:hAnsi="Tahoma" w:cs="Tahoma"/>
          <w:i/>
          <w:iCs/>
          <w:color w:val="5F5F5F"/>
          <w:sz w:val="20"/>
          <w:szCs w:val="20"/>
        </w:rPr>
        <w:t> </w:t>
      </w:r>
      <w:r w:rsidRPr="00B8191B">
        <w:rPr>
          <w:rFonts w:ascii="Tahoma" w:hAnsi="Tahoma" w:cs="Tahoma"/>
          <w:color w:val="5F5F5F"/>
          <w:sz w:val="20"/>
          <w:szCs w:val="20"/>
        </w:rPr>
        <w:t>созданная в 1923 г., другие партии и организации. КПЗБ боролась против подчинения края иностранному капиталу, за самоопределение Западной Беларуси и ее воссоединение с БССР, за демократические права и восьмичасовой рабочий день, конфискацию помещичьих земель и раздел их без выкупа между крестьянами</w:t>
      </w:r>
      <w:r>
        <w:rPr>
          <w:rFonts w:ascii="Tahoma" w:hAnsi="Tahoma" w:cs="Tahoma"/>
          <w:color w:val="5F5F5F"/>
          <w:sz w:val="20"/>
          <w:szCs w:val="20"/>
        </w:rPr>
        <w:t>.</w:t>
      </w:r>
      <w:r w:rsidRPr="00A559C8">
        <w:rPr>
          <w:rFonts w:ascii="Tahoma" w:hAnsi="Tahoma" w:cs="Tahoma"/>
          <w:color w:val="5F5F5F"/>
          <w:sz w:val="20"/>
          <w:szCs w:val="20"/>
        </w:rPr>
        <w:t xml:space="preserve"> </w:t>
      </w:r>
      <w:r w:rsidRPr="00B8191B">
        <w:rPr>
          <w:rFonts w:ascii="Tahoma" w:hAnsi="Tahoma" w:cs="Tahoma"/>
          <w:color w:val="5F5F5F"/>
          <w:sz w:val="20"/>
          <w:szCs w:val="20"/>
        </w:rPr>
        <w:t xml:space="preserve">В рядах КПЗБ были воспитаны </w:t>
      </w:r>
      <w:r w:rsidRPr="00B8191B">
        <w:rPr>
          <w:rFonts w:ascii="Tahoma" w:hAnsi="Tahoma" w:cs="Tahoma"/>
          <w:color w:val="5F5F5F"/>
          <w:sz w:val="20"/>
          <w:szCs w:val="20"/>
        </w:rPr>
        <w:lastRenderedPageBreak/>
        <w:t>крупные организаторы революционного движения –</w:t>
      </w:r>
      <w:r w:rsidRPr="00B8191B">
        <w:rPr>
          <w:rStyle w:val="apple-converted-space"/>
          <w:rFonts w:ascii="Tahoma" w:hAnsi="Tahoma" w:cs="Tahoma"/>
          <w:color w:val="5F5F5F"/>
          <w:sz w:val="20"/>
          <w:szCs w:val="20"/>
        </w:rPr>
        <w:t> </w:t>
      </w:r>
      <w:r w:rsidRPr="00B8191B">
        <w:rPr>
          <w:rStyle w:val="a5"/>
          <w:rFonts w:ascii="Tahoma" w:hAnsi="Tahoma" w:cs="Tahoma"/>
          <w:color w:val="5F5F5F"/>
          <w:sz w:val="20"/>
          <w:szCs w:val="20"/>
        </w:rPr>
        <w:t>И.К. Логинович</w:t>
      </w:r>
      <w:r w:rsidRPr="00B8191B">
        <w:rPr>
          <w:rFonts w:ascii="Tahoma" w:hAnsi="Tahoma" w:cs="Tahoma"/>
          <w:color w:val="5F5F5F"/>
          <w:sz w:val="20"/>
          <w:szCs w:val="20"/>
        </w:rPr>
        <w:t>, А. С.</w:t>
      </w:r>
      <w:r w:rsidRPr="00B8191B">
        <w:rPr>
          <w:rStyle w:val="apple-converted-space"/>
          <w:rFonts w:ascii="Tahoma" w:hAnsi="Tahoma" w:cs="Tahoma"/>
          <w:color w:val="5F5F5F"/>
          <w:sz w:val="20"/>
          <w:szCs w:val="20"/>
        </w:rPr>
        <w:t> </w:t>
      </w:r>
      <w:r w:rsidRPr="00B8191B">
        <w:rPr>
          <w:rStyle w:val="a5"/>
          <w:rFonts w:ascii="Tahoma" w:hAnsi="Tahoma" w:cs="Tahoma"/>
          <w:color w:val="5F5F5F"/>
          <w:sz w:val="20"/>
          <w:szCs w:val="20"/>
        </w:rPr>
        <w:t>Славинский</w:t>
      </w:r>
      <w:r w:rsidRPr="00B8191B">
        <w:rPr>
          <w:rFonts w:ascii="Tahoma" w:hAnsi="Tahoma" w:cs="Tahoma"/>
          <w:color w:val="5F5F5F"/>
          <w:sz w:val="20"/>
          <w:szCs w:val="20"/>
        </w:rPr>
        <w:t>, В.З.</w:t>
      </w:r>
      <w:r w:rsidRPr="00B8191B">
        <w:rPr>
          <w:rStyle w:val="apple-converted-space"/>
          <w:rFonts w:ascii="Tahoma" w:hAnsi="Tahoma" w:cs="Tahoma"/>
          <w:color w:val="5F5F5F"/>
          <w:sz w:val="20"/>
          <w:szCs w:val="20"/>
        </w:rPr>
        <w:t> </w:t>
      </w:r>
      <w:r w:rsidRPr="00B8191B">
        <w:rPr>
          <w:rStyle w:val="a5"/>
          <w:rFonts w:ascii="Tahoma" w:hAnsi="Tahoma" w:cs="Tahoma"/>
          <w:color w:val="5F5F5F"/>
          <w:sz w:val="20"/>
          <w:szCs w:val="20"/>
        </w:rPr>
        <w:t>Хоружая</w:t>
      </w:r>
      <w:r w:rsidRPr="00B8191B">
        <w:rPr>
          <w:rFonts w:ascii="Tahoma" w:hAnsi="Tahoma" w:cs="Tahoma"/>
          <w:color w:val="5F5F5F"/>
          <w:sz w:val="20"/>
          <w:szCs w:val="20"/>
        </w:rPr>
        <w:t>, Я. С.</w:t>
      </w:r>
      <w:r w:rsidRPr="00B8191B">
        <w:rPr>
          <w:rStyle w:val="apple-converted-space"/>
          <w:rFonts w:ascii="Tahoma" w:hAnsi="Tahoma" w:cs="Tahoma"/>
          <w:color w:val="5F5F5F"/>
          <w:sz w:val="20"/>
          <w:szCs w:val="20"/>
        </w:rPr>
        <w:t> </w:t>
      </w:r>
      <w:r w:rsidRPr="00B8191B">
        <w:rPr>
          <w:rStyle w:val="a5"/>
          <w:rFonts w:ascii="Tahoma" w:hAnsi="Tahoma" w:cs="Tahoma"/>
          <w:color w:val="5F5F5F"/>
          <w:sz w:val="20"/>
          <w:szCs w:val="20"/>
        </w:rPr>
        <w:t>Орехво</w:t>
      </w:r>
      <w:r w:rsidRPr="00B8191B">
        <w:rPr>
          <w:rFonts w:ascii="Tahoma" w:hAnsi="Tahoma" w:cs="Tahoma"/>
          <w:color w:val="5F5F5F"/>
          <w:sz w:val="20"/>
          <w:szCs w:val="20"/>
        </w:rPr>
        <w:t>, С.О.</w:t>
      </w:r>
      <w:r w:rsidRPr="00B8191B">
        <w:rPr>
          <w:rStyle w:val="apple-converted-space"/>
          <w:rFonts w:ascii="Tahoma" w:hAnsi="Tahoma" w:cs="Tahoma"/>
          <w:color w:val="5F5F5F"/>
          <w:sz w:val="20"/>
          <w:szCs w:val="20"/>
        </w:rPr>
        <w:t> </w:t>
      </w:r>
      <w:r w:rsidRPr="00B8191B">
        <w:rPr>
          <w:rStyle w:val="a5"/>
          <w:rFonts w:ascii="Tahoma" w:hAnsi="Tahoma" w:cs="Tahoma"/>
          <w:color w:val="5F5F5F"/>
          <w:sz w:val="20"/>
          <w:szCs w:val="20"/>
        </w:rPr>
        <w:t>Притыцкий</w:t>
      </w:r>
      <w:r w:rsidRPr="00B8191B">
        <w:rPr>
          <w:rFonts w:ascii="Tahoma" w:hAnsi="Tahoma" w:cs="Tahoma"/>
          <w:color w:val="5F5F5F"/>
          <w:sz w:val="20"/>
          <w:szCs w:val="20"/>
        </w:rPr>
        <w:t>,</w:t>
      </w:r>
      <w:r w:rsidRPr="00B8191B">
        <w:rPr>
          <w:rStyle w:val="apple-converted-space"/>
          <w:rFonts w:ascii="Tahoma" w:hAnsi="Tahoma" w:cs="Tahoma"/>
          <w:color w:val="5F5F5F"/>
          <w:sz w:val="20"/>
          <w:szCs w:val="20"/>
        </w:rPr>
        <w:t> </w:t>
      </w:r>
      <w:r w:rsidRPr="00B8191B">
        <w:rPr>
          <w:rStyle w:val="a5"/>
          <w:rFonts w:ascii="Tahoma" w:hAnsi="Tahoma" w:cs="Tahoma"/>
          <w:color w:val="5F5F5F"/>
          <w:sz w:val="20"/>
          <w:szCs w:val="20"/>
        </w:rPr>
        <w:t>В.З. Царюк</w:t>
      </w:r>
      <w:r w:rsidRPr="00B8191B">
        <w:rPr>
          <w:rStyle w:val="apple-converted-space"/>
          <w:rFonts w:ascii="Tahoma" w:hAnsi="Tahoma" w:cs="Tahoma"/>
          <w:color w:val="5F5F5F"/>
          <w:sz w:val="20"/>
          <w:szCs w:val="20"/>
        </w:rPr>
        <w:t> </w:t>
      </w:r>
      <w:r w:rsidRPr="00B8191B">
        <w:rPr>
          <w:rFonts w:ascii="Tahoma" w:hAnsi="Tahoma" w:cs="Tahoma"/>
          <w:color w:val="5F5F5F"/>
          <w:sz w:val="20"/>
          <w:szCs w:val="20"/>
        </w:rPr>
        <w:t>и др.</w:t>
      </w:r>
    </w:p>
    <w:p w:rsidR="00555A12" w:rsidRDefault="00555A12" w:rsidP="00555A12">
      <w:pPr>
        <w:spacing w:line="0" w:lineRule="atLeast"/>
        <w:jc w:val="both"/>
        <w:rPr>
          <w:rFonts w:ascii="Tahoma" w:hAnsi="Tahoma" w:cs="Tahoma"/>
          <w:color w:val="5F5F5F"/>
          <w:sz w:val="20"/>
          <w:szCs w:val="20"/>
        </w:rPr>
      </w:pPr>
      <w:r w:rsidRPr="00B8191B">
        <w:rPr>
          <w:rFonts w:ascii="Tahoma" w:hAnsi="Tahoma" w:cs="Tahoma"/>
          <w:color w:val="5F5F5F"/>
          <w:sz w:val="20"/>
          <w:szCs w:val="20"/>
        </w:rPr>
        <w:t>В 1925 г. была создана</w:t>
      </w:r>
      <w:r w:rsidRPr="00B8191B">
        <w:rPr>
          <w:rStyle w:val="apple-converted-space"/>
          <w:rFonts w:ascii="Tahoma" w:hAnsi="Tahoma" w:cs="Tahoma"/>
          <w:color w:val="5F5F5F"/>
          <w:sz w:val="20"/>
          <w:szCs w:val="20"/>
        </w:rPr>
        <w:t> </w:t>
      </w:r>
      <w:r w:rsidRPr="00B8191B">
        <w:rPr>
          <w:rStyle w:val="a5"/>
          <w:rFonts w:ascii="Tahoma" w:hAnsi="Tahoma" w:cs="Tahoma"/>
          <w:color w:val="5F5F5F"/>
          <w:sz w:val="20"/>
          <w:szCs w:val="20"/>
        </w:rPr>
        <w:t>Белорусская крестьянско-рабочая громада (БКРГ)</w:t>
      </w:r>
      <w:r w:rsidRPr="00B8191B">
        <w:rPr>
          <w:rFonts w:ascii="Tahoma" w:hAnsi="Tahoma" w:cs="Tahoma"/>
          <w:color w:val="5F5F5F"/>
          <w:sz w:val="20"/>
          <w:szCs w:val="20"/>
        </w:rPr>
        <w:t> – массовая легальная революционно-демократическая организация. К началу 1927 г. число ее членов достигло 120 тыс. человек. Программа Громады включала требования самоопределения Западной Беларуси,</w:t>
      </w:r>
    </w:p>
    <w:p w:rsidR="00555A12" w:rsidRDefault="00555A12" w:rsidP="00555A12">
      <w:pPr>
        <w:spacing w:line="0" w:lineRule="atLeast"/>
        <w:jc w:val="both"/>
        <w:rPr>
          <w:rFonts w:ascii="Tahoma" w:hAnsi="Tahoma" w:cs="Tahoma"/>
          <w:color w:val="5F5F5F"/>
          <w:sz w:val="20"/>
          <w:szCs w:val="20"/>
        </w:rPr>
      </w:pPr>
      <w:r>
        <w:rPr>
          <w:rFonts w:ascii="Tahoma" w:hAnsi="Tahoma" w:cs="Tahoma"/>
          <w:color w:val="5F5F5F"/>
          <w:sz w:val="16"/>
          <w:szCs w:val="16"/>
          <w:shd w:val="clear" w:color="auto" w:fill="FFFFFF"/>
        </w:rPr>
        <w:t>Напуганное размахом национально-освободительной борьбы и созреванием революционной ситуации правительство Польши в январе 1927 г. разгромило Белорусскую крестьянско-рабочую громаду. 490 ее руководителей и активистов, и среди них</w:t>
      </w:r>
      <w:r>
        <w:rPr>
          <w:rStyle w:val="apple-converted-space"/>
          <w:rFonts w:ascii="Tahoma" w:hAnsi="Tahoma" w:cs="Tahoma"/>
          <w:color w:val="5F5F5F"/>
          <w:sz w:val="16"/>
          <w:szCs w:val="16"/>
          <w:shd w:val="clear" w:color="auto" w:fill="FFFFFF"/>
        </w:rPr>
        <w:t> </w:t>
      </w:r>
      <w:r>
        <w:rPr>
          <w:rStyle w:val="a5"/>
          <w:rFonts w:ascii="Tahoma" w:hAnsi="Tahoma" w:cs="Tahoma"/>
          <w:color w:val="5F5F5F"/>
          <w:sz w:val="16"/>
          <w:szCs w:val="16"/>
          <w:shd w:val="clear" w:color="auto" w:fill="FFFFFF"/>
        </w:rPr>
        <w:t>Б.А. Тарашкевич</w:t>
      </w:r>
      <w:r>
        <w:rPr>
          <w:rFonts w:ascii="Tahoma" w:hAnsi="Tahoma" w:cs="Tahoma"/>
          <w:color w:val="5F5F5F"/>
          <w:sz w:val="16"/>
          <w:szCs w:val="16"/>
          <w:shd w:val="clear" w:color="auto" w:fill="FFFFFF"/>
        </w:rPr>
        <w:t>, С.А.</w:t>
      </w:r>
      <w:r>
        <w:rPr>
          <w:rStyle w:val="apple-converted-space"/>
          <w:rFonts w:ascii="Tahoma" w:hAnsi="Tahoma" w:cs="Tahoma"/>
          <w:color w:val="5F5F5F"/>
          <w:sz w:val="16"/>
          <w:szCs w:val="16"/>
          <w:shd w:val="clear" w:color="auto" w:fill="FFFFFF"/>
        </w:rPr>
        <w:t> </w:t>
      </w:r>
      <w:r>
        <w:rPr>
          <w:rStyle w:val="a5"/>
          <w:rFonts w:ascii="Tahoma" w:hAnsi="Tahoma" w:cs="Tahoma"/>
          <w:color w:val="5F5F5F"/>
          <w:sz w:val="16"/>
          <w:szCs w:val="16"/>
          <w:shd w:val="clear" w:color="auto" w:fill="FFFFFF"/>
        </w:rPr>
        <w:t>Рак-Михайловский</w:t>
      </w:r>
      <w:r>
        <w:rPr>
          <w:rFonts w:ascii="Tahoma" w:hAnsi="Tahoma" w:cs="Tahoma"/>
          <w:color w:val="5F5F5F"/>
          <w:sz w:val="16"/>
          <w:szCs w:val="16"/>
          <w:shd w:val="clear" w:color="auto" w:fill="FFFFFF"/>
        </w:rPr>
        <w:t>,</w:t>
      </w:r>
      <w:r>
        <w:rPr>
          <w:rStyle w:val="apple-converted-space"/>
          <w:rFonts w:ascii="Tahoma" w:hAnsi="Tahoma" w:cs="Tahoma"/>
          <w:color w:val="5F5F5F"/>
          <w:sz w:val="16"/>
          <w:szCs w:val="16"/>
          <w:shd w:val="clear" w:color="auto" w:fill="FFFFFF"/>
        </w:rPr>
        <w:t> </w:t>
      </w:r>
      <w:r>
        <w:rPr>
          <w:rStyle w:val="a5"/>
          <w:rFonts w:ascii="Tahoma" w:hAnsi="Tahoma" w:cs="Tahoma"/>
          <w:color w:val="5F5F5F"/>
          <w:sz w:val="16"/>
          <w:szCs w:val="16"/>
          <w:shd w:val="clear" w:color="auto" w:fill="FFFFFF"/>
        </w:rPr>
        <w:t>П.П. Волошин</w:t>
      </w:r>
      <w:r>
        <w:rPr>
          <w:rStyle w:val="apple-converted-space"/>
          <w:rFonts w:ascii="Tahoma" w:hAnsi="Tahoma" w:cs="Tahoma"/>
          <w:i/>
          <w:iCs/>
          <w:color w:val="5F5F5F"/>
          <w:sz w:val="16"/>
          <w:szCs w:val="16"/>
          <w:shd w:val="clear" w:color="auto" w:fill="FFFFFF"/>
        </w:rPr>
        <w:t> </w:t>
      </w:r>
      <w:r>
        <w:rPr>
          <w:rFonts w:ascii="Tahoma" w:hAnsi="Tahoma" w:cs="Tahoma"/>
          <w:color w:val="5F5F5F"/>
          <w:sz w:val="16"/>
          <w:szCs w:val="16"/>
          <w:shd w:val="clear" w:color="auto" w:fill="FFFFFF"/>
        </w:rPr>
        <w:t>и</w:t>
      </w:r>
      <w:r>
        <w:rPr>
          <w:rStyle w:val="apple-converted-space"/>
          <w:rFonts w:ascii="Tahoma" w:hAnsi="Tahoma" w:cs="Tahoma"/>
          <w:color w:val="5F5F5F"/>
          <w:sz w:val="16"/>
          <w:szCs w:val="16"/>
          <w:shd w:val="clear" w:color="auto" w:fill="FFFFFF"/>
        </w:rPr>
        <w:t> </w:t>
      </w:r>
      <w:r>
        <w:rPr>
          <w:rStyle w:val="a5"/>
          <w:rFonts w:ascii="Tahoma" w:hAnsi="Tahoma" w:cs="Tahoma"/>
          <w:color w:val="5F5F5F"/>
          <w:sz w:val="16"/>
          <w:szCs w:val="16"/>
          <w:shd w:val="clear" w:color="auto" w:fill="FFFFFF"/>
        </w:rPr>
        <w:t>П.В. Метла</w:t>
      </w:r>
      <w:r>
        <w:rPr>
          <w:rFonts w:ascii="Tahoma" w:hAnsi="Tahoma" w:cs="Tahoma"/>
          <w:color w:val="5F5F5F"/>
          <w:sz w:val="16"/>
          <w:szCs w:val="16"/>
          <w:shd w:val="clear" w:color="auto" w:fill="FFFFFF"/>
        </w:rPr>
        <w:t>, были привлечены к судебной ответственности и брошены в тюрьмы.</w:t>
      </w:r>
    </w:p>
    <w:p w:rsidR="00555A12" w:rsidRDefault="00555A12" w:rsidP="00555A12">
      <w:pPr>
        <w:spacing w:line="0" w:lineRule="atLeast"/>
        <w:jc w:val="both"/>
        <w:rPr>
          <w:rFonts w:ascii="Tahoma" w:hAnsi="Tahoma" w:cs="Tahoma"/>
          <w:color w:val="5F5F5F"/>
          <w:sz w:val="20"/>
          <w:szCs w:val="20"/>
        </w:rPr>
      </w:pPr>
      <w:r w:rsidRPr="00B8191B">
        <w:rPr>
          <w:rFonts w:ascii="Tahoma" w:hAnsi="Tahoma" w:cs="Tahoma"/>
          <w:color w:val="5F5F5F"/>
          <w:sz w:val="20"/>
          <w:szCs w:val="20"/>
        </w:rPr>
        <w:t>Приход к власти в Германии Гитлера, принятие в Польше в 1935 г. новой конституции, ликвидация остатков демократических свобод, заключение в тюрьмы и концентрационный лагерь Береза-Картузская тысяч коммунистов и оппозиционно настроенных людей коренным образом изменили политическую ситуацию.</w:t>
      </w:r>
    </w:p>
    <w:p w:rsidR="00555A12" w:rsidRDefault="00555A12" w:rsidP="00555A12">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Яркой страницей освободительной борьбы в деревне явилось вооруженное восстание крестьян Кобринского повета в августе 1933 г. Против аграрной и налоговой политики польских властей мужественно боролись крестьяне деревень Заполье Кореличской гмины, Осташино Новогрудского повета, Бараново Гродненского повета, Леплевка Брестского повета. Всего за 1931–1933 гг. произошло более 460 выступлений крестьян, в которых участвовало 140–150 тыс. человек.</w:t>
      </w:r>
    </w:p>
    <w:p w:rsidR="00555A12" w:rsidRDefault="00555A12" w:rsidP="00555A12">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Одним из проявлений крестьянского движения стала</w:t>
      </w:r>
      <w:r>
        <w:rPr>
          <w:rStyle w:val="apple-converted-space"/>
          <w:rFonts w:ascii="Tahoma" w:hAnsi="Tahoma" w:cs="Tahoma"/>
          <w:color w:val="5F5F5F"/>
          <w:sz w:val="16"/>
          <w:szCs w:val="16"/>
        </w:rPr>
        <w:t> </w:t>
      </w:r>
      <w:r>
        <w:rPr>
          <w:rStyle w:val="a5"/>
          <w:rFonts w:ascii="Tahoma" w:hAnsi="Tahoma" w:cs="Tahoma"/>
          <w:color w:val="5F5F5F"/>
          <w:sz w:val="16"/>
          <w:szCs w:val="16"/>
        </w:rPr>
        <w:t>забастовка нарочанских рыбаков.</w:t>
      </w:r>
      <w:r>
        <w:rPr>
          <w:rStyle w:val="apple-converted-space"/>
          <w:rFonts w:ascii="Tahoma" w:hAnsi="Tahoma" w:cs="Tahoma"/>
          <w:color w:val="5F5F5F"/>
          <w:sz w:val="16"/>
          <w:szCs w:val="16"/>
        </w:rPr>
        <w:t> </w:t>
      </w:r>
      <w:r>
        <w:rPr>
          <w:rFonts w:ascii="Tahoma" w:hAnsi="Tahoma" w:cs="Tahoma"/>
          <w:color w:val="5F5F5F"/>
          <w:sz w:val="16"/>
          <w:szCs w:val="16"/>
        </w:rPr>
        <w:t>Для тысяч крестьян-бедняков, живших на берегах Нарочи, ловля рыбы являлась единственным средством существования. Однако польское правительство, установив высокую арендную плату, передало озеро дирекции государственных лесов, которая запретила рыбакам свободный лов рыбы. Забастовка началась весной 1935 г. В ней участвовало около 5 тыс. крестьян из более чем 40 окрестных деревень. Крестьяне избрали забастовочный комитет, создали дружины самообороны, прогоняли охрану и не допускали к озеру штрейкбрехеров, которые согласились с польскими правилами ловли рыбы. Благодаря настойчивости забастовщиков, власти вынуждены были пойти на уступки. Когда крестьяне возобновили лов рыбы, они не отважились применить репрессивные меры.</w:t>
      </w:r>
    </w:p>
    <w:p w:rsidR="00555A12" w:rsidRPr="00555A12" w:rsidRDefault="00555A12" w:rsidP="00555A12">
      <w:pPr>
        <w:spacing w:line="0" w:lineRule="atLeast"/>
        <w:jc w:val="both"/>
        <w:rPr>
          <w:b/>
          <w:lang w:val="be-BY"/>
        </w:rPr>
      </w:pPr>
      <w:r w:rsidRPr="00555A12">
        <w:rPr>
          <w:b/>
          <w:lang w:val="be-BY"/>
        </w:rPr>
        <w:t>56. Спробы стварэння сістэмы калектыўнай бяспекі ў Еўропе. Савецка-французска-англійскія перамовы. Пакт Рыбентропа-Молатава.</w:t>
      </w:r>
    </w:p>
    <w:p w:rsidR="00555A12" w:rsidRDefault="00555A12" w:rsidP="00555A12">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Таким образом, рост милитаризма и реваншистских (возврата утерянных после 1 й мировой войны земль по Версальскому Договору) настроений в Германии, агрессивные акции Японии и Италии в 30-е годы привели к резкому обострению межгосударственных отношений. Возникли три очага военной напряженности, которые могли перерасти в мировой пожар. Следует отметить, что правительства Великобритании и Франции в это время занимали позицию так называемого «умиротворения» и стремились отвести от себя германскую агрессию и направить ее на восток – против Советского Союза. Мюнхенское соглашение 1938 года по передаче Судетской области Германии от Чехословакии стало очередным шагом на пути развязывания Второй мировой войны. Курс постоянных уступок агрессорам проводимый Великобританией и Францией, не содействовал созданию единого фронта государств, способных вместе противостоять блоку агрессоров.</w:t>
      </w:r>
    </w:p>
    <w:p w:rsidR="00555A12" w:rsidRDefault="00555A12" w:rsidP="00555A12">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 xml:space="preserve">     Советский Союз осуждал действия Германии и предлагал провести международную конференцию для организации системы коллективной безопасности и защиты независимых стран, которым угрожала агрессия.</w:t>
      </w:r>
    </w:p>
    <w:p w:rsidR="00555A12" w:rsidRDefault="00555A12" w:rsidP="00555A12">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 xml:space="preserve">    Усилия советского правительства направлялись на объединение действий СССР, Великобритании и Франции против расширения агрессии Германии. В 1939г. активные действия советской дипломатии были направлены на то, чтобы подвигнуть правительства Великобритании и Франции к созданию системы коллективной безопасности в Европе.</w:t>
      </w:r>
    </w:p>
    <w:p w:rsidR="00555A12" w:rsidRDefault="00555A12" w:rsidP="00555A12">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 xml:space="preserve">Весной-летом 1939 г. прошли переговоры между СССР, Францией и Англией, но они были безуспешными. Интересы Франции и Англии были направлены на то, чтобы подтолкнуть Германию к вооруженному конфликту с СССР. Советский Союз оказался </w:t>
      </w:r>
      <w:r>
        <w:rPr>
          <w:rFonts w:ascii="Verdana" w:hAnsi="Verdana"/>
          <w:color w:val="000000"/>
          <w:sz w:val="19"/>
          <w:szCs w:val="19"/>
        </w:rPr>
        <w:lastRenderedPageBreak/>
        <w:t>перед перспективой войны на два фронта: с нацистской Германией и милитаристской Японией. При таких обстоятельствах СССР вынужден был идти на переговоры с Германией и в результате подписан 23 августа 1939 г. германо-советский договор – пакт Риббентропа-Молотова – сроком на 10 лет, а также прилагающий к пакту секретный протокол о разделе «сфер влияния».</w:t>
      </w:r>
    </w:p>
    <w:p w:rsidR="00555A12" w:rsidRDefault="00555A12" w:rsidP="00555A12">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Пакт о ненападении дал Советскому Союзу почти два года для укрепления своей обороноспособности. Но секретный протокол являлся грубым нарушением норм международного права и выявлял противоречивость характера внешнеполитического курса Советского Союза накануне Второй мировой войны.</w:t>
      </w:r>
    </w:p>
    <w:p w:rsidR="007F2413" w:rsidRDefault="007F2413" w:rsidP="007F2413">
      <w:pPr>
        <w:spacing w:line="0" w:lineRule="atLeast"/>
        <w:jc w:val="both"/>
        <w:rPr>
          <w:b/>
          <w:lang w:val="be-BY"/>
        </w:rPr>
      </w:pPr>
      <w:r w:rsidRPr="007F2413">
        <w:rPr>
          <w:b/>
          <w:lang w:val="be-BY"/>
        </w:rPr>
        <w:t>57. Пачатак Другой сусветнай вайны. Уз’яднанне Беларусі.</w:t>
      </w:r>
    </w:p>
    <w:p w:rsidR="00936E64" w:rsidRPr="00A907F7" w:rsidRDefault="007F2413" w:rsidP="007F2413">
      <w:pPr>
        <w:spacing w:line="0" w:lineRule="atLeast"/>
        <w:jc w:val="both"/>
        <w:rPr>
          <w:rFonts w:ascii="Verdana" w:hAnsi="Verdana"/>
          <w:color w:val="000000"/>
          <w:sz w:val="20"/>
          <w:szCs w:val="20"/>
        </w:rPr>
      </w:pPr>
      <w:r>
        <w:rPr>
          <w:rFonts w:ascii="Verdana" w:hAnsi="Verdana"/>
          <w:color w:val="000000"/>
          <w:sz w:val="19"/>
          <w:szCs w:val="19"/>
        </w:rPr>
        <w:t xml:space="preserve">     </w:t>
      </w:r>
      <w:r w:rsidRPr="00A907F7">
        <w:rPr>
          <w:rFonts w:ascii="Verdana" w:hAnsi="Verdana"/>
          <w:color w:val="000000"/>
          <w:sz w:val="20"/>
          <w:szCs w:val="20"/>
        </w:rPr>
        <w:t>1 сентября 1939 г. Германия напала на Польшу.</w:t>
      </w:r>
    </w:p>
    <w:p w:rsidR="00936E64" w:rsidRPr="00A907F7" w:rsidRDefault="00936E64" w:rsidP="007F2413">
      <w:pPr>
        <w:spacing w:line="0" w:lineRule="atLeast"/>
        <w:jc w:val="both"/>
        <w:rPr>
          <w:rFonts w:ascii="Verdana" w:hAnsi="Verdana"/>
          <w:color w:val="000000"/>
          <w:sz w:val="20"/>
          <w:szCs w:val="20"/>
        </w:rPr>
      </w:pPr>
      <w:r w:rsidRPr="00A907F7">
        <w:rPr>
          <w:rStyle w:val="apple-converted-space"/>
          <w:rFonts w:ascii="Tahoma" w:hAnsi="Tahoma" w:cs="Tahoma"/>
          <w:i/>
          <w:iCs/>
          <w:color w:val="5F5F5F"/>
          <w:sz w:val="20"/>
          <w:szCs w:val="20"/>
          <w:shd w:val="clear" w:color="auto" w:fill="FFFFFF"/>
        </w:rPr>
        <w:t>1 </w:t>
      </w:r>
      <w:r w:rsidRPr="00A907F7">
        <w:rPr>
          <w:rStyle w:val="a5"/>
          <w:rFonts w:ascii="Tahoma" w:hAnsi="Tahoma" w:cs="Tahoma"/>
          <w:color w:val="5F5F5F"/>
          <w:sz w:val="20"/>
          <w:szCs w:val="20"/>
          <w:shd w:val="clear" w:color="auto" w:fill="FFFFFF"/>
        </w:rPr>
        <w:t>сентября 1939 г. Германия напала на Польшу</w:t>
      </w:r>
      <w:r w:rsidRPr="00A907F7">
        <w:rPr>
          <w:rFonts w:ascii="Tahoma" w:hAnsi="Tahoma" w:cs="Tahoma"/>
          <w:color w:val="5F5F5F"/>
          <w:sz w:val="20"/>
          <w:szCs w:val="20"/>
          <w:shd w:val="clear" w:color="auto" w:fill="FFFFFF"/>
        </w:rPr>
        <w:t>. Англия и Франция, зная конкретный срок нападения Германии на Польшу, даже не сообщили об этом своей союзнице. Они пожертвовали Польшей для того, чтобы быстрее спровоцировать войну между СССР и Германией, «войну с коммунизмом», который они люто ненавидели. 3 сентября 1939 г. Англия и Франция для создания видимости поддержки Польши как союзницы объявили войну Германии. В войну вступили британские доминионы и колонии: Австралия, Новая Зеландия, Индия, Канада, Южно-Африканский Союз.</w:t>
      </w:r>
      <w:r w:rsidRPr="00A907F7">
        <w:rPr>
          <w:rStyle w:val="apple-converted-space"/>
          <w:rFonts w:ascii="Tahoma" w:hAnsi="Tahoma" w:cs="Tahoma"/>
          <w:color w:val="5F5F5F"/>
          <w:sz w:val="20"/>
          <w:szCs w:val="20"/>
          <w:shd w:val="clear" w:color="auto" w:fill="FFFFFF"/>
        </w:rPr>
        <w:t> </w:t>
      </w:r>
      <w:r w:rsidR="007F2413" w:rsidRPr="00A907F7">
        <w:rPr>
          <w:rFonts w:ascii="Verdana" w:hAnsi="Verdana"/>
          <w:color w:val="000000"/>
          <w:sz w:val="20"/>
          <w:szCs w:val="20"/>
        </w:rPr>
        <w:t xml:space="preserve"> Так началась Вторая мировая война. </w:t>
      </w:r>
    </w:p>
    <w:p w:rsidR="00936E64" w:rsidRDefault="00936E64" w:rsidP="00936E64">
      <w:pPr>
        <w:autoSpaceDE w:val="0"/>
        <w:autoSpaceDN w:val="0"/>
        <w:adjustRightInd w:val="0"/>
        <w:rPr>
          <w:rFonts w:ascii="TimesNewRomanPSMT" w:hAnsi="TimesNewRomanPSMT" w:cs="TimesNewRomanPSMT"/>
        </w:rPr>
      </w:pPr>
      <w:r>
        <w:rPr>
          <w:rFonts w:ascii="TimesNewRomanPSMT" w:hAnsi="TimesNewRomanPSMT" w:cs="TimesNewRomanPSMT"/>
        </w:rPr>
        <w:t>Уже 7 сентября немецкие войска были возле Варшавы, а 14 сентября у Бреста. Польское правительство эмигрировало.</w:t>
      </w:r>
    </w:p>
    <w:p w:rsidR="00936E64" w:rsidRDefault="00936E64" w:rsidP="00936E64">
      <w:pPr>
        <w:autoSpaceDE w:val="0"/>
        <w:autoSpaceDN w:val="0"/>
        <w:adjustRightInd w:val="0"/>
        <w:rPr>
          <w:rFonts w:ascii="TimesNewRomanPSMT" w:hAnsi="TimesNewRomanPSMT" w:cs="TimesNewRomanPSMT"/>
        </w:rPr>
      </w:pPr>
      <w:r>
        <w:rPr>
          <w:rFonts w:ascii="TimesNewRomanPS-BoldMT" w:hAnsi="TimesNewRomanPS-BoldMT" w:cs="TimesNewRomanPS-BoldMT"/>
          <w:b/>
          <w:bCs/>
        </w:rPr>
        <w:t xml:space="preserve">17 сентября 1939 г. советское правительство отдает приказ Красной Армии перейти советско-польскую границу. </w:t>
      </w:r>
      <w:r>
        <w:rPr>
          <w:rFonts w:ascii="TimesNewRomanPSMT" w:hAnsi="TimesNewRomanPSMT" w:cs="TimesNewRomanPSMT"/>
        </w:rPr>
        <w:t>Двухсоттысячная армейская группировка Белорусского фронта и подразделения Украинского фронта (265,7 тыс. человек), практически не встречая сопротивления, начали занимать территорию Западной Беларуси и Западной Украины. Польское правительство заявило о том, что Польша не находится в состоянии войны с Советским Союзом. Польским войскам предписывалось не вступать в боевые действия с Красной Армией. 19 сентября 1939 г. войска Белорусского фронта заняли Вильно, а 22 сентября немецкие войска передали частям Красной Армии Брест и Белосток.</w:t>
      </w:r>
    </w:p>
    <w:p w:rsidR="00936E64" w:rsidRDefault="00936E64" w:rsidP="00936E64">
      <w:pPr>
        <w:autoSpaceDE w:val="0"/>
        <w:autoSpaceDN w:val="0"/>
        <w:adjustRightInd w:val="0"/>
        <w:rPr>
          <w:rFonts w:ascii="TimesNewRomanPSMT" w:hAnsi="TimesNewRomanPSMT" w:cs="TimesNewRomanPSMT"/>
        </w:rPr>
      </w:pPr>
      <w:r>
        <w:rPr>
          <w:rFonts w:ascii="TimesNewRomanPSMT" w:hAnsi="TimesNewRomanPSMT" w:cs="TimesNewRomanPSMT"/>
        </w:rPr>
        <w:t xml:space="preserve">          В соответствии с подписанным  договором от 28 сентября 1939 г. о дружбе и границе между СССР и Германией и секретным протоколом к этому договору территория Западной Беларуси и Западной Украины отошли к СССР. В сферу влияния Советского Союза отошла территория Литвы.</w:t>
      </w:r>
    </w:p>
    <w:p w:rsidR="00936E64" w:rsidRDefault="00936E64" w:rsidP="007F2413">
      <w:pPr>
        <w:spacing w:line="0" w:lineRule="atLeast"/>
        <w:jc w:val="both"/>
        <w:rPr>
          <w:rFonts w:ascii="Verdana" w:hAnsi="Verdana"/>
          <w:color w:val="000000"/>
          <w:sz w:val="19"/>
          <w:szCs w:val="19"/>
        </w:rPr>
      </w:pPr>
    </w:p>
    <w:p w:rsidR="007F2413" w:rsidRDefault="007F2413" w:rsidP="007F2413">
      <w:pPr>
        <w:autoSpaceDE w:val="0"/>
        <w:autoSpaceDN w:val="0"/>
        <w:adjustRightInd w:val="0"/>
        <w:rPr>
          <w:rFonts w:ascii="TimesNewRomanPSMT" w:hAnsi="TimesNewRomanPSMT" w:cs="TimesNewRomanPSMT"/>
        </w:rPr>
      </w:pPr>
      <w:r>
        <w:rPr>
          <w:rFonts w:ascii="TimesNewRomanPSMT" w:hAnsi="TimesNewRomanPSMT" w:cs="TimesNewRomanPSMT"/>
        </w:rPr>
        <w:t>В состоявшихся 22 октября 1939 г. выборах приняло участие 2672 тыс. человек (96,7 % избирателей). 29 октября Народное собрание по докладу депутата С. Притыцкого приняло декларацию о народной власти.</w:t>
      </w:r>
    </w:p>
    <w:p w:rsidR="007F2413" w:rsidRDefault="007F2413" w:rsidP="007F2413">
      <w:pPr>
        <w:autoSpaceDE w:val="0"/>
        <w:autoSpaceDN w:val="0"/>
        <w:adjustRightInd w:val="0"/>
        <w:rPr>
          <w:rFonts w:ascii="TimesNewRomanPSMT" w:hAnsi="TimesNewRomanPSMT" w:cs="TimesNewRomanPSMT"/>
        </w:rPr>
      </w:pPr>
      <w:r>
        <w:rPr>
          <w:rFonts w:ascii="TimesNewRomanPSMT" w:hAnsi="TimesNewRomanPSMT" w:cs="TimesNewRomanPSMT"/>
        </w:rPr>
        <w:lastRenderedPageBreak/>
        <w:t xml:space="preserve">       На территории Западной Беларуси провозглашалась Советская власть. Собрание единогласно приняло декларацию о вхождении Западной Беларуси в состав БССР. На следующий день были приняты решения о национализации банковской системы, крупной промышленности и конфискации помещичье го землевладения.</w:t>
      </w:r>
    </w:p>
    <w:p w:rsidR="007F2413" w:rsidRDefault="007F2413" w:rsidP="007F2413">
      <w:pPr>
        <w:autoSpaceDE w:val="0"/>
        <w:autoSpaceDN w:val="0"/>
        <w:adjustRightInd w:val="0"/>
        <w:rPr>
          <w:rFonts w:ascii="TimesNewRomanPSMT" w:hAnsi="TimesNewRomanPSMT" w:cs="TimesNewRomanPSMT"/>
        </w:rPr>
      </w:pPr>
      <w:r>
        <w:rPr>
          <w:rFonts w:ascii="TimesNewRomanPSMT" w:hAnsi="TimesNewRomanPSMT" w:cs="TimesNewRomanPSMT"/>
        </w:rPr>
        <w:t>Процесс юридического оформления объединительного процесса был завершен в ноябре 1939 г. на внеочередной сессии Верховного Совета БССР.</w:t>
      </w:r>
    </w:p>
    <w:p w:rsidR="007F2413" w:rsidRDefault="007F2413" w:rsidP="007F2413">
      <w:pPr>
        <w:autoSpaceDE w:val="0"/>
        <w:autoSpaceDN w:val="0"/>
        <w:adjustRightInd w:val="0"/>
        <w:rPr>
          <w:rFonts w:ascii="TimesNewRomanPSMT" w:hAnsi="TimesNewRomanPSMT" w:cs="TimesNewRomanPSMT"/>
        </w:rPr>
      </w:pPr>
      <w:r>
        <w:rPr>
          <w:rFonts w:ascii="TimesNewRomanPSMT" w:hAnsi="TimesNewRomanPSMT" w:cs="TimesNewRomanPSMT"/>
        </w:rPr>
        <w:t>На территории Западной Беларуси было создано 5 областей (Барановичская, Брестская, Белостокская, Вилейская, Пинская). Проведены выборы в местные советы. Советское правительство направило в эти районы значительные финансовые ресурсы для восстановления и строительства новых предприятий, дорог, мостов. Постепенно шло формирование колхозной системы, создание МТС. В Западной Беларуси в 1940 г. были открыты учительские институты в Белостоке, Гродно, Барановичах, Пинске, 15 техникумов, учительские курсы в Бресте, Молодечно, Лиде.</w:t>
      </w:r>
    </w:p>
    <w:p w:rsidR="007F2413" w:rsidRDefault="007F2413" w:rsidP="007F2413">
      <w:pPr>
        <w:autoSpaceDE w:val="0"/>
        <w:autoSpaceDN w:val="0"/>
        <w:adjustRightInd w:val="0"/>
        <w:rPr>
          <w:rFonts w:ascii="TimesNewRomanPSMT" w:hAnsi="TimesNewRomanPSMT" w:cs="TimesNewRomanPSMT"/>
        </w:rPr>
      </w:pPr>
      <w:r>
        <w:rPr>
          <w:rFonts w:ascii="TimesNewRomanPSMT" w:hAnsi="TimesNewRomanPSMT" w:cs="TimesNewRomanPSMT"/>
        </w:rPr>
        <w:t xml:space="preserve">     После объединения белорусских этнических земель в предвоенные годы был сделан значительный шаг в развитии экономики, образования, культуры края.</w:t>
      </w:r>
    </w:p>
    <w:p w:rsidR="00A907F7" w:rsidRPr="00A907F7" w:rsidRDefault="00A907F7" w:rsidP="00A907F7">
      <w:pPr>
        <w:spacing w:line="0" w:lineRule="atLeast"/>
        <w:jc w:val="both"/>
        <w:rPr>
          <w:b/>
          <w:lang w:val="be-BY"/>
        </w:rPr>
      </w:pPr>
    </w:p>
    <w:p w:rsidR="00A907F7" w:rsidRDefault="00A907F7" w:rsidP="00A907F7">
      <w:pPr>
        <w:spacing w:line="0" w:lineRule="atLeast"/>
        <w:jc w:val="both"/>
        <w:rPr>
          <w:b/>
          <w:lang w:val="be-BY"/>
        </w:rPr>
      </w:pPr>
      <w:r w:rsidRPr="00A907F7">
        <w:rPr>
          <w:b/>
          <w:lang w:val="be-BY"/>
        </w:rPr>
        <w:t>58. Сацыяльна-эканамічныя і палітычныя пераўтварэнні ў Заходніх абласцях Беларусі ў 1939–1941 гг.</w:t>
      </w:r>
    </w:p>
    <w:p w:rsidR="00A907F7" w:rsidRDefault="00A907F7" w:rsidP="00A907F7">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28–30 октября 1939 г. в Белостоке состоялось Народное собрание, принявшее декларации о провозглашении советской власти в Западной Беларуси, национализации банков и крупной промышленности, конфискации помещичьих земель, а также о вхождении Западной Беларуси</w:t>
      </w:r>
    </w:p>
    <w:p w:rsidR="00A907F7" w:rsidRDefault="00A907F7" w:rsidP="00A907F7">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в состав БССР.</w:t>
      </w:r>
    </w:p>
    <w:p w:rsidR="00A907F7" w:rsidRDefault="00A907F7" w:rsidP="00A907F7">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2 ноября 1939 г. сессия Верховного Совета СССР и 12 ноября сессия Верховного Совета БССР соответственно приняли законы о включении Западной Беларуси в состав СССР и объединении ее с БССР. В результате территория БССР увеличилась со 125,6 до 225,6 тыс. кв. км, население республики – с 5 млн 562 тыс. до 10 млн 239 тыс. человек.</w:t>
      </w:r>
    </w:p>
    <w:p w:rsidR="00A907F7" w:rsidRDefault="00A907F7" w:rsidP="00A907F7">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В Западной Беларуси было введено новое административно-территориальное деление: области – Барановичская, Белостокская, Брестская, Вилейская и Пинская, которые включали районы и сельсоветы. Сюда на партийную, комсомольскую, советскую и хозяйственную работу были</w:t>
      </w:r>
    </w:p>
    <w:p w:rsidR="00A907F7" w:rsidRDefault="00A907F7" w:rsidP="00A907F7">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направлены выдвиженцы из Минска. Они сыграли определенную роль в социально-культурных и экономических преобразованиях. Роль местных кадров ограничивалась, к ним нередко проявлялось недоверие и враждебность. Кроме того, сталинский режим в обмен на согласие на размещение военных баз в октябре 1939 г. передал Литве Вильно и Виленское воеводство, а летом 1940 г. – Свентянский и Гадутишковский районы, часть Островецкого, Ошмянского, Поставского и Свирского районов.</w:t>
      </w:r>
    </w:p>
    <w:p w:rsidR="00A907F7" w:rsidRDefault="00A907F7" w:rsidP="00A907F7">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lastRenderedPageBreak/>
        <w:t xml:space="preserve">    В Западной Беларуси прошли социально-экономические преобразования советского образца. Налаживалось производство на национализированных промышленных предприятиях. Проводилась реконструкция и строительство фабрик и заводов. К концу 1940 г. объем валовой продукции промышленности западных областей в сравнении с 1938 г. увеличился почти в 2 раза и составил 27,6 % промышленного производства БССР. В деревне шло перераспределение помещичьей, осаднической и частично кулацкой земли между малоземельными крестьянами, им выделяли крупный рогатый скот, лошадей. Принимались меры по преодолению безработицы, вводилась система социального обеспе-</w:t>
      </w:r>
    </w:p>
    <w:p w:rsidR="00A907F7" w:rsidRDefault="00A907F7" w:rsidP="00A907F7">
      <w:pPr>
        <w:autoSpaceDE w:val="0"/>
        <w:autoSpaceDN w:val="0"/>
        <w:adjustRightInd w:val="0"/>
        <w:rPr>
          <w:rFonts w:ascii="MinionPro-Regular" w:hAnsi="MinionPro-Regular" w:cs="MinionPro-Regular"/>
          <w:sz w:val="21"/>
          <w:szCs w:val="21"/>
        </w:rPr>
      </w:pPr>
      <w:r>
        <w:rPr>
          <w:rFonts w:ascii="MinionPro-Regular" w:hAnsi="MinionPro-Regular" w:cs="MinionPro-Regular"/>
          <w:sz w:val="21"/>
          <w:szCs w:val="21"/>
        </w:rPr>
        <w:t>чения, бесплатное медицинское обслуживание. Народное образование включалось в советскую образовательную систему.</w:t>
      </w:r>
    </w:p>
    <w:p w:rsidR="00A907F7" w:rsidRPr="00A907F7" w:rsidRDefault="00A907F7" w:rsidP="00A907F7">
      <w:pPr>
        <w:spacing w:line="0" w:lineRule="atLeast"/>
        <w:jc w:val="both"/>
        <w:rPr>
          <w:b/>
          <w:lang w:val="be-BY"/>
        </w:rPr>
      </w:pPr>
      <w:r>
        <w:rPr>
          <w:rFonts w:ascii="MinionPro-Regular" w:hAnsi="MinionPro-Regular" w:cs="MinionPro-Regular"/>
          <w:sz w:val="21"/>
          <w:szCs w:val="21"/>
        </w:rPr>
        <w:t>Объединение Западной Беларуси с восточной явилось актом исторической справедливости. Был положен конец разделению Беларуси, восстановлена ее территориальная целостность, белорусский народ объединился в единую семью. Завершился процесс консолидации нации</w:t>
      </w:r>
    </w:p>
    <w:p w:rsidR="00A907F7" w:rsidRDefault="00A907F7" w:rsidP="00A907F7">
      <w:pPr>
        <w:spacing w:line="0" w:lineRule="atLeast"/>
        <w:jc w:val="both"/>
        <w:rPr>
          <w:lang w:val="be-BY"/>
        </w:rPr>
      </w:pPr>
    </w:p>
    <w:p w:rsidR="00A907F7" w:rsidRDefault="00A907F7" w:rsidP="00A907F7">
      <w:pPr>
        <w:autoSpaceDE w:val="0"/>
        <w:autoSpaceDN w:val="0"/>
        <w:adjustRightInd w:val="0"/>
        <w:rPr>
          <w:b/>
          <w:lang w:val="be-BY"/>
        </w:rPr>
      </w:pPr>
      <w:r w:rsidRPr="00A907F7">
        <w:rPr>
          <w:b/>
          <w:lang w:val="be-BY"/>
        </w:rPr>
        <w:t>59. СССР і краіны Балтыі. Савецка-фінская вайна</w:t>
      </w:r>
    </w:p>
    <w:p w:rsidR="00A907F7" w:rsidRPr="00A907F7" w:rsidRDefault="00A907F7" w:rsidP="00A907F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A907F7">
        <w:rPr>
          <w:rFonts w:ascii="Tahoma" w:hAnsi="Tahoma" w:cs="Tahoma"/>
          <w:color w:val="5F5F5F"/>
        </w:rPr>
        <w:t>19 сентября 1939 г. Красная Армия заняла Вильно. Везде проходили митинги и демонстрации, на которых народ приветствовал свое освобождение и высказывал желание жить в едином белорусском государстве.</w:t>
      </w:r>
    </w:p>
    <w:p w:rsidR="00A907F7" w:rsidRPr="00A907F7" w:rsidRDefault="00A907F7" w:rsidP="00A907F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A907F7">
        <w:rPr>
          <w:rFonts w:ascii="Tahoma" w:hAnsi="Tahoma" w:cs="Tahoma"/>
          <w:color w:val="5F5F5F"/>
        </w:rPr>
        <w:t xml:space="preserve">В начале октября 1939 г. Виленская управа приняла решение об участии в выборах Народного собрания Западной Беларуси. </w:t>
      </w:r>
      <w:r>
        <w:rPr>
          <w:rFonts w:ascii="Tahoma" w:hAnsi="Tahoma" w:cs="Tahoma"/>
          <w:color w:val="5F5F5F"/>
        </w:rPr>
        <w:t>НО</w:t>
      </w:r>
      <w:r w:rsidRPr="00A907F7">
        <w:rPr>
          <w:rFonts w:ascii="Tahoma" w:hAnsi="Tahoma" w:cs="Tahoma"/>
          <w:color w:val="5F5F5F"/>
        </w:rPr>
        <w:t xml:space="preserve"> 3 октября 1939 г. в Москве начались переговоры между правительствами СССР и Ковенской Литвы (столицей Литвы был в то время г. Ковно (теперь – Ка</w:t>
      </w:r>
      <w:r>
        <w:rPr>
          <w:rFonts w:ascii="Tahoma" w:hAnsi="Tahoma" w:cs="Tahoma"/>
          <w:color w:val="5F5F5F"/>
        </w:rPr>
        <w:t>унас) относительно судьбы ВиленЩ</w:t>
      </w:r>
      <w:r w:rsidRPr="00A907F7">
        <w:rPr>
          <w:rFonts w:ascii="Tahoma" w:hAnsi="Tahoma" w:cs="Tahoma"/>
          <w:color w:val="5F5F5F"/>
        </w:rPr>
        <w:t>ины. 10 октября 1939 г. в политических целях, для склонения литовского руководства на советскую сторону, был подписан</w:t>
      </w:r>
      <w:r w:rsidRPr="00A907F7">
        <w:rPr>
          <w:rStyle w:val="apple-converted-space"/>
          <w:rFonts w:ascii="Tahoma" w:hAnsi="Tahoma" w:cs="Tahoma"/>
          <w:color w:val="5F5F5F"/>
        </w:rPr>
        <w:t> </w:t>
      </w:r>
      <w:r w:rsidRPr="00A907F7">
        <w:rPr>
          <w:rStyle w:val="a5"/>
          <w:rFonts w:ascii="Tahoma" w:hAnsi="Tahoma" w:cs="Tahoma"/>
          <w:color w:val="5F5F5F"/>
        </w:rPr>
        <w:t>Договор о присоединении Вильно и Виленщины к Литве.</w:t>
      </w:r>
      <w:r w:rsidRPr="00A907F7">
        <w:rPr>
          <w:rStyle w:val="apple-converted-space"/>
          <w:rFonts w:ascii="Tahoma" w:hAnsi="Tahoma" w:cs="Tahoma"/>
          <w:color w:val="5F5F5F"/>
        </w:rPr>
        <w:t> </w:t>
      </w:r>
      <w:r w:rsidRPr="00A907F7">
        <w:rPr>
          <w:rFonts w:ascii="Tahoma" w:hAnsi="Tahoma" w:cs="Tahoma"/>
          <w:color w:val="5F5F5F"/>
        </w:rPr>
        <w:t>Договор предусматривал прохождение советских войск через литовскую территорию, вооружение литовской армии. На территории Литвы размещался контингент советских войск численностью 20 тыс. человек.</w:t>
      </w:r>
    </w:p>
    <w:p w:rsidR="00A907F7" w:rsidRPr="00A907F7" w:rsidRDefault="00A907F7" w:rsidP="00A907F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A907F7">
        <w:rPr>
          <w:rFonts w:ascii="Tahoma" w:hAnsi="Tahoma" w:cs="Tahoma"/>
          <w:color w:val="5F5F5F"/>
        </w:rPr>
        <w:t>В ноябре 1940 г. произошли</w:t>
      </w:r>
      <w:r w:rsidRPr="00A907F7">
        <w:rPr>
          <w:rStyle w:val="apple-converted-space"/>
          <w:rFonts w:ascii="Tahoma" w:hAnsi="Tahoma" w:cs="Tahoma"/>
          <w:color w:val="5F5F5F"/>
        </w:rPr>
        <w:t> </w:t>
      </w:r>
      <w:r w:rsidRPr="00A907F7">
        <w:rPr>
          <w:rStyle w:val="a5"/>
          <w:rFonts w:ascii="Tahoma" w:hAnsi="Tahoma" w:cs="Tahoma"/>
          <w:color w:val="5F5F5F"/>
        </w:rPr>
        <w:t>новые территориальные изменения не в пользу Беларуси.</w:t>
      </w:r>
      <w:r w:rsidRPr="00A907F7">
        <w:rPr>
          <w:rStyle w:val="apple-converted-space"/>
          <w:rFonts w:ascii="Tahoma" w:hAnsi="Tahoma" w:cs="Tahoma"/>
          <w:color w:val="5F5F5F"/>
        </w:rPr>
        <w:t> </w:t>
      </w:r>
      <w:r w:rsidRPr="00A907F7">
        <w:rPr>
          <w:rFonts w:ascii="Tahoma" w:hAnsi="Tahoma" w:cs="Tahoma"/>
          <w:color w:val="5F5F5F"/>
        </w:rPr>
        <w:t>В соответствии с указом Президиума Верховного Совета СССР от 6 ноября 1940 г. Советской Литве передавались Свентянский район и часть территорий Видзского, Годутишковского, Островецкого, Вороновского и Радунского районов Белорусской ССР, а также курорт Друскеники (ныне – Друскенинкай), который всегда находился в составе Гродненской губернии. Эта территория составляла 2600 км</w:t>
      </w:r>
      <w:hyperlink r:id="rId16" w:anchor="n_18" w:history="1">
        <w:r w:rsidRPr="00A907F7">
          <w:rPr>
            <w:rStyle w:val="a8"/>
            <w:rFonts w:ascii="Tahoma" w:hAnsi="Tahoma" w:cs="Tahoma"/>
            <w:color w:val="457BAA"/>
            <w:vertAlign w:val="superscript"/>
          </w:rPr>
          <w:t>[18]</w:t>
        </w:r>
      </w:hyperlink>
      <w:r w:rsidRPr="00A907F7">
        <w:rPr>
          <w:rFonts w:ascii="Tahoma" w:hAnsi="Tahoma" w:cs="Tahoma"/>
          <w:color w:val="5F5F5F"/>
        </w:rPr>
        <w:t>с населением 65 тыс. человек</w:t>
      </w:r>
      <w:hyperlink r:id="rId17" w:anchor="n_19" w:history="1">
        <w:r w:rsidRPr="00A907F7">
          <w:rPr>
            <w:rStyle w:val="a8"/>
            <w:rFonts w:ascii="Tahoma" w:hAnsi="Tahoma" w:cs="Tahoma"/>
            <w:color w:val="457BAA"/>
            <w:vertAlign w:val="superscript"/>
          </w:rPr>
          <w:t>[19]</w:t>
        </w:r>
      </w:hyperlink>
      <w:r w:rsidRPr="00A907F7">
        <w:rPr>
          <w:rFonts w:ascii="Tahoma" w:hAnsi="Tahoma" w:cs="Tahoma"/>
          <w:color w:val="5F5F5F"/>
        </w:rPr>
        <w:t>.</w:t>
      </w:r>
    </w:p>
    <w:p w:rsidR="00A907F7" w:rsidRPr="00A907F7" w:rsidRDefault="00A907F7" w:rsidP="00A907F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A907F7">
        <w:rPr>
          <w:rFonts w:ascii="Tahoma" w:hAnsi="Tahoma" w:cs="Tahoma"/>
          <w:color w:val="5F5F5F"/>
        </w:rPr>
        <w:t>Историки высказывают различные мнения относительно территориальных изменений в пользу Литвы, осуществленных в 1939–1940 гг. Однако многие из них единодушны в том, что эти изменения проводились в политических целях, без согласия Белорусской ССР, без учета национального состава населения.</w:t>
      </w:r>
    </w:p>
    <w:p w:rsidR="00A907F7" w:rsidRPr="00A907F7" w:rsidRDefault="00A907F7" w:rsidP="00A907F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A907F7">
        <w:rPr>
          <w:rFonts w:ascii="Tahoma" w:hAnsi="Tahoma" w:cs="Tahoma"/>
          <w:color w:val="5F5F5F"/>
        </w:rPr>
        <w:t xml:space="preserve">В соответствии с дополнительными секретными протоколами к советско-германским договорам от 23 августа и 28 сентября 1939 г. Литва, Латвия и Эстония входили в сферу интересов СССР. </w:t>
      </w:r>
    </w:p>
    <w:p w:rsidR="00A907F7" w:rsidRPr="00A907F7" w:rsidRDefault="00A907F7" w:rsidP="00A907F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A907F7">
        <w:rPr>
          <w:rFonts w:ascii="Tahoma" w:hAnsi="Tahoma" w:cs="Tahoma"/>
          <w:color w:val="5F5F5F"/>
        </w:rPr>
        <w:t xml:space="preserve">Далее события разворачивались следующим образом. 14 июня 1940 г. правительство СССР направило правительству Литвы, а 16 июня – правительствам Латвии и Эстонии ноты, в которых обвинило их в нарушении договоров о взаимопомощи. Кроме того, Литва обвинялась в похищении 4 советских военнослужащих. Всем трем правительствам в ультимативной форме </w:t>
      </w:r>
      <w:r w:rsidRPr="00A907F7">
        <w:rPr>
          <w:rFonts w:ascii="Tahoma" w:hAnsi="Tahoma" w:cs="Tahoma"/>
          <w:color w:val="5F5F5F"/>
        </w:rPr>
        <w:lastRenderedPageBreak/>
        <w:t>было предъявлено требование дать согласие на размещение в важнейших центрах дополнительных советских воинских частей, распустить правительства (некоторых их членов отдать под суд) и создать «дружественные» СССР правительства. Прибалтийским странам ничего не оставалось, как подчиниться ультимативным советским требованиям.</w:t>
      </w:r>
    </w:p>
    <w:p w:rsidR="00A907F7" w:rsidRPr="00A907F7" w:rsidRDefault="00A907F7" w:rsidP="00A907F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A907F7">
        <w:rPr>
          <w:rFonts w:ascii="Tahoma" w:hAnsi="Tahoma" w:cs="Tahoma"/>
          <w:color w:val="5F5F5F"/>
        </w:rPr>
        <w:t>В таких условиях были проведены выборы в народные сеймы Литвы и Латвии и Государственную думу Эстонии. В Риге в выборах в Сейм в июле 1940 г. приняло участие 94,8 % избирателей. За кандидатов блока трудового народа проголосовало 97,8 %, против – только 2,2 %. Депутатами Сейма стали 52 коммуниста и 48 беспартийных.</w:t>
      </w:r>
    </w:p>
    <w:p w:rsidR="00A907F7" w:rsidRPr="00A907F7" w:rsidRDefault="00A907F7" w:rsidP="00A907F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A907F7">
        <w:rPr>
          <w:rStyle w:val="a5"/>
          <w:rFonts w:ascii="Tahoma" w:hAnsi="Tahoma" w:cs="Tahoma"/>
          <w:color w:val="5F5F5F"/>
        </w:rPr>
        <w:t>В июле 1940 г. сеймы Литвы и Латвии и Дума Эстонии приняли декларации о провозглашении в своих странах советской власти, вступлении в состав СССР</w:t>
      </w:r>
      <w:r w:rsidRPr="00A907F7">
        <w:rPr>
          <w:rFonts w:ascii="Tahoma" w:hAnsi="Tahoma" w:cs="Tahoma"/>
          <w:color w:val="5F5F5F"/>
        </w:rPr>
        <w:t>, признании земли собственностью государства и национализации основных средств производства. В августе 1940 г. Литва, Латвия и Эстония были приняты в состав СССР в качестве республик. Перед самой войной началось выселение бывших помещиков, банкиров, фабрикантов и других эксплуататоров с семьями в малообжитые районы СССР. Всего в июне-июле 1941 г. из Прибалтики было выселено 26 тыс. человек.</w:t>
      </w:r>
    </w:p>
    <w:p w:rsidR="00A907F7" w:rsidRPr="00A907F7" w:rsidRDefault="00A907F7" w:rsidP="00A907F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A907F7">
        <w:rPr>
          <w:rFonts w:ascii="Tahoma" w:hAnsi="Tahoma" w:cs="Tahoma"/>
          <w:color w:val="5F5F5F"/>
        </w:rPr>
        <w:t>По известному сценарию взаимоотношений с Литвой, Латвией и Эстонией советское руководство в целях обеспечения безопасности северо-западных подступов к Ленинграду 12 октября 1939 г. предложило Финляндии заключить пакт о взаимопомощи. Однако правительство Финляндии ответило отказом, мотивируя свои действия тем, что это противоречило бы нейтралитету страны. Тогда советская сторона предложила передать Советскому Союзу Карельский перешеек и ряд островов в Финском заливе – всего 2761 км</w:t>
      </w:r>
      <w:r w:rsidRPr="00A907F7">
        <w:rPr>
          <w:rFonts w:ascii="Tahoma" w:hAnsi="Tahoma" w:cs="Tahoma"/>
          <w:color w:val="5F5F5F"/>
          <w:vertAlign w:val="superscript"/>
        </w:rPr>
        <w:t>2</w:t>
      </w:r>
      <w:r w:rsidRPr="00A907F7">
        <w:rPr>
          <w:rStyle w:val="apple-converted-space"/>
          <w:rFonts w:ascii="Tahoma" w:hAnsi="Tahoma" w:cs="Tahoma"/>
          <w:color w:val="5F5F5F"/>
        </w:rPr>
        <w:t> </w:t>
      </w:r>
      <w:r w:rsidRPr="00A907F7">
        <w:rPr>
          <w:rFonts w:ascii="Tahoma" w:hAnsi="Tahoma" w:cs="Tahoma"/>
          <w:color w:val="5F5F5F"/>
        </w:rPr>
        <w:t>территории, а также сдать в аренду СССР сроком на 30 лет порт Ханка на Северном побережье Финского залива для создания там советской военно-морской базы. Взамен СССР высказал готовность передать Финляндии часть территории Карелии площадью 5529 км</w:t>
      </w:r>
      <w:r w:rsidRPr="00A907F7">
        <w:rPr>
          <w:rFonts w:ascii="Tahoma" w:hAnsi="Tahoma" w:cs="Tahoma"/>
          <w:color w:val="5F5F5F"/>
          <w:vertAlign w:val="superscript"/>
        </w:rPr>
        <w:t>2</w:t>
      </w:r>
      <w:r w:rsidRPr="00A907F7">
        <w:rPr>
          <w:rFonts w:ascii="Tahoma" w:hAnsi="Tahoma" w:cs="Tahoma"/>
          <w:color w:val="5F5F5F"/>
        </w:rPr>
        <w:t>.</w:t>
      </w:r>
    </w:p>
    <w:p w:rsidR="00A907F7" w:rsidRPr="00A907F7" w:rsidRDefault="00A907F7" w:rsidP="00A907F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A907F7">
        <w:rPr>
          <w:rFonts w:ascii="Tahoma" w:hAnsi="Tahoma" w:cs="Tahoma"/>
          <w:color w:val="5F5F5F"/>
        </w:rPr>
        <w:t>Советско-финские переговоры по этим вопросам проходили в Москве с 12 октября по 13 ноября 1939 г. Советская сторона во главе с В.М. Молотовым формулировала свои требования в резко ультимативной форме. Финская делегация в конце концов согласилась отдать СССР некоторые острова в Финском заливе и часть Карельского перешейка, однако решительно отказалась отдать город Выборг и порт Ханка. В такой ситуации несговорчивости Финляндии советское руководство взяло курс на решение проблемы военным путем.</w:t>
      </w:r>
    </w:p>
    <w:p w:rsidR="00A907F7" w:rsidRPr="00A907F7" w:rsidRDefault="00A907F7" w:rsidP="00A907F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A907F7">
        <w:rPr>
          <w:rFonts w:ascii="Tahoma" w:hAnsi="Tahoma" w:cs="Tahoma"/>
          <w:color w:val="5F5F5F"/>
        </w:rPr>
        <w:t>26 ноября 1939 г. на советско-финской границе произошел вооруженный инцидент. По советской версии, финская артиллерия обстреляла советские войска в районе местечка Майнила; по финской версии, они были обстреляны советской артиллерией. 29 ноября 1939 г. СССР разорвал дипломатические отношения с Финляндией, а 30 ноября начал военные действия.</w:t>
      </w:r>
    </w:p>
    <w:p w:rsidR="00A907F7" w:rsidRPr="00A907F7" w:rsidRDefault="00A907F7" w:rsidP="00A907F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A907F7">
        <w:rPr>
          <w:rFonts w:ascii="Tahoma" w:hAnsi="Tahoma" w:cs="Tahoma"/>
          <w:color w:val="5F5F5F"/>
        </w:rPr>
        <w:t>1 декабря 1939 г. в занятом Красной Армией г. Териоки было создано Народное правительство Финляндской Демократической Республики во главе с секретарем Исполкома Коминтерна О.В. Куусиненом. С этим правительством СНК СССР 2 декабря 1939 г. подписал Договор о взаимопомощи и дружбе. Правительство О.В. Куусинена приняло все советские требования. Разгром финских войск должен был привести к включению Финляндии в состав СССР.</w:t>
      </w:r>
    </w:p>
    <w:p w:rsidR="00A907F7" w:rsidRPr="00A907F7" w:rsidRDefault="00A907F7" w:rsidP="00A907F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A907F7">
        <w:rPr>
          <w:rFonts w:ascii="Tahoma" w:hAnsi="Tahoma" w:cs="Tahoma"/>
          <w:color w:val="5F5F5F"/>
        </w:rPr>
        <w:lastRenderedPageBreak/>
        <w:t>Начало советско-финской войны вызвало мощную антисоветскую кампанию в мире и привело к международной изоляции СССР. Советское руководство ошибочно считало, что Красная Армия силами войск Ленинградского военного округа победит финнов за несколько дней. Однако военные действия Красной Армии значительных успехов не приносили, хотя финская армия насчитывала 265 тыс. человек, а Красная Армия – около 426 тыс.; танков у финнов было 26, у нас – 2289, самолетов соответственно – 270 и 2446. Не на высоте положения оказался генералитет Красной Армии: высшее руководство СССР «подвели генералы». Вместо того чтобы обойти «линию Маннергейма» шириной 135 км по фронту и глубиной до 95 км – систему мощных финских боевых укреплений на Карельском перешейке вдоль границы СССР – и вынудить окруженных финнов капитулировать, Красная Армия пошла на штурм «линии Маннергейма» с фронта, начала лобовую атаку. Военные действия велись в условиях очень суровой зимы 1939–1940 гг., с 40-градусными морозами и 1-2-метровым слоем снега, в лесистой местности, когда авиационные бомбы и артиллерийские снаряды взрывались не на поверхности боевых укреплений финнов, а в вершинах деревьев, на местности с большим количеством рек и озер, когда танки и самоходные артиллерийские установки проваливались под лед. Красная Армия несла очень большие потери: за время войны они составили около 132 тыс. человек убитыми и пропавшими без вести, тогда как Финляндия потеряла 23 тыс. человек, т. е. в 6 раз меньше. Соотношение раненых было соответственно 265 тыс. и 44 тыс. человек.</w:t>
      </w:r>
    </w:p>
    <w:p w:rsidR="00A907F7" w:rsidRPr="00A907F7" w:rsidRDefault="00A907F7" w:rsidP="00A907F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A907F7">
        <w:rPr>
          <w:rFonts w:ascii="Tahoma" w:hAnsi="Tahoma" w:cs="Tahoma"/>
          <w:color w:val="5F5F5F"/>
        </w:rPr>
        <w:t>Только благодаря мужеству лучшего в мире солдата – советского солдата – в феврале 1940 г. была осуществлена успешная наступательная операция и «линия Маннергейма» была прорвана.</w:t>
      </w:r>
      <w:r w:rsidRPr="00A907F7">
        <w:rPr>
          <w:rStyle w:val="apple-converted-space"/>
          <w:rFonts w:ascii="Tahoma" w:hAnsi="Tahoma" w:cs="Tahoma"/>
          <w:color w:val="5F5F5F"/>
        </w:rPr>
        <w:t> </w:t>
      </w:r>
      <w:r w:rsidRPr="00A907F7">
        <w:rPr>
          <w:rStyle w:val="a5"/>
          <w:rFonts w:ascii="Tahoma" w:hAnsi="Tahoma" w:cs="Tahoma"/>
          <w:color w:val="5F5F5F"/>
        </w:rPr>
        <w:t>В Москве начались советско-финские переговоры, которые окончились подписанием 12 марта 1940 г. мирного договора между СССР и Финляндией.</w:t>
      </w:r>
      <w:r w:rsidRPr="00A907F7">
        <w:rPr>
          <w:rStyle w:val="apple-converted-space"/>
          <w:rFonts w:ascii="Tahoma" w:hAnsi="Tahoma" w:cs="Tahoma"/>
          <w:color w:val="5F5F5F"/>
        </w:rPr>
        <w:t> </w:t>
      </w:r>
      <w:r w:rsidRPr="00A907F7">
        <w:rPr>
          <w:rFonts w:ascii="Tahoma" w:hAnsi="Tahoma" w:cs="Tahoma"/>
          <w:color w:val="5F5F5F"/>
        </w:rPr>
        <w:t>В соответствии с договором граница к северу от Ленинграда отодвигалась на линию Выборг – Сортавала. К Советскому Союзу отошли Карельский перешеек, ряд островов в Финском заливе, небольшая территория с городом Куалаярви и часть полуостровов Рыбачий и Средний в Баренцевом море. СССР передавался в аренду на 30 лет полуостров Ханка в Балтийском море с правом создания на нем военно-морской базы.</w:t>
      </w:r>
    </w:p>
    <w:p w:rsidR="00A907F7" w:rsidRPr="00A907F7" w:rsidRDefault="00A907F7" w:rsidP="00A907F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A907F7">
        <w:rPr>
          <w:rFonts w:ascii="Tahoma" w:hAnsi="Tahoma" w:cs="Tahoma"/>
          <w:color w:val="5F5F5F"/>
        </w:rPr>
        <w:t>За боевые заслуги в советско-финской войне около 70 соединений и частей Красной Армии и 50 тыс. военнослужащих были отмечены наградами СССР. Среди награжденных – уроженцы Беларуси: флагман 2-го ранга В.П. Дрозд, командир подводной лодки В.С. Денисов, заместитель начальника политуправления Балтийского флота М.А. Торик, командующий Ладожской военной флотилией П.А. Трайнин, командир эсминца «Гремячий» А.И. Гурин, заместитель командующего войсками Западного особого военного округа Ф.И. Кузнецов, начальник тыла Северо-Западного фронта И.И. Трутко и др. Из 412 участников войны, удостоенных звания Героя Советского Союза, 20 человек были белорусами и уроженцами Беларуси. Участниками войны являлись белорусские писатели К. Крапива, В. Витка, В. Вольский, М. Калачинский, М. Пянкрат.</w:t>
      </w:r>
    </w:p>
    <w:p w:rsidR="00A907F7" w:rsidRDefault="00A907F7" w:rsidP="00A907F7">
      <w:pPr>
        <w:pStyle w:val="a4"/>
        <w:shd w:val="clear" w:color="auto" w:fill="FFFFFF"/>
        <w:spacing w:before="41" w:beforeAutospacing="0" w:after="41" w:afterAutospacing="0"/>
        <w:ind w:left="41" w:right="41" w:firstLine="480"/>
        <w:jc w:val="both"/>
        <w:textAlignment w:val="top"/>
        <w:rPr>
          <w:rFonts w:ascii="Tahoma" w:hAnsi="Tahoma" w:cs="Tahoma"/>
          <w:color w:val="5F5F5F"/>
        </w:rPr>
      </w:pPr>
      <w:r w:rsidRPr="00A907F7">
        <w:rPr>
          <w:rFonts w:ascii="Tahoma" w:hAnsi="Tahoma" w:cs="Tahoma"/>
          <w:color w:val="5F5F5F"/>
        </w:rPr>
        <w:t>Советско-финская война, которая началась 30 ноября 1939 г., окончилась 12 марта 1940 г.</w:t>
      </w:r>
    </w:p>
    <w:p w:rsidR="002E690E" w:rsidRDefault="002E690E" w:rsidP="00A907F7">
      <w:pPr>
        <w:pStyle w:val="a4"/>
        <w:shd w:val="clear" w:color="auto" w:fill="FFFFFF"/>
        <w:spacing w:before="41" w:beforeAutospacing="0" w:after="41" w:afterAutospacing="0"/>
        <w:ind w:left="41" w:right="41" w:firstLine="480"/>
        <w:jc w:val="both"/>
        <w:textAlignment w:val="top"/>
        <w:rPr>
          <w:b/>
          <w:sz w:val="28"/>
          <w:szCs w:val="28"/>
          <w:lang w:val="be-BY"/>
        </w:rPr>
      </w:pPr>
      <w:r w:rsidRPr="002E690E">
        <w:rPr>
          <w:b/>
          <w:sz w:val="28"/>
          <w:szCs w:val="28"/>
          <w:lang w:val="be-BY"/>
        </w:rPr>
        <w:t>60. Мерапрыемствы СССР па ўмацаванню абароназдольнасці краіны</w:t>
      </w:r>
      <w:r>
        <w:rPr>
          <w:b/>
          <w:sz w:val="28"/>
          <w:szCs w:val="28"/>
          <w:lang w:val="be-BY"/>
        </w:rPr>
        <w:t>.</w:t>
      </w:r>
    </w:p>
    <w:p w:rsidR="002E690E" w:rsidRPr="008144B0" w:rsidRDefault="002E690E" w:rsidP="002E690E">
      <w:pPr>
        <w:autoSpaceDE w:val="0"/>
        <w:autoSpaceDN w:val="0"/>
        <w:adjustRightInd w:val="0"/>
        <w:rPr>
          <w:rFonts w:ascii="Bookman Old Style" w:hAnsi="Bookman Old Style" w:cs="Bookman Old Style"/>
          <w:color w:val="000000"/>
          <w:sz w:val="23"/>
          <w:szCs w:val="23"/>
        </w:rPr>
      </w:pPr>
      <w:r w:rsidRPr="008144B0">
        <w:rPr>
          <w:rFonts w:ascii="Bookman Old Style" w:hAnsi="Bookman Old Style" w:cs="Bookman Old Style"/>
          <w:color w:val="000000"/>
          <w:sz w:val="23"/>
          <w:szCs w:val="23"/>
        </w:rPr>
        <w:t xml:space="preserve">фашизма, вынудила политическое руководство укреплять обороноспособность страны. </w:t>
      </w:r>
    </w:p>
    <w:p w:rsidR="002E690E" w:rsidRPr="008144B0" w:rsidRDefault="002E690E" w:rsidP="002E690E">
      <w:pPr>
        <w:autoSpaceDE w:val="0"/>
        <w:autoSpaceDN w:val="0"/>
        <w:adjustRightInd w:val="0"/>
        <w:rPr>
          <w:rFonts w:ascii="Bookman Old Style" w:hAnsi="Bookman Old Style" w:cs="Bookman Old Style"/>
          <w:color w:val="000000"/>
          <w:sz w:val="23"/>
          <w:szCs w:val="23"/>
        </w:rPr>
      </w:pPr>
      <w:r w:rsidRPr="008144B0">
        <w:rPr>
          <w:rFonts w:ascii="Bookman Old Style" w:hAnsi="Bookman Old Style" w:cs="Bookman Old Style"/>
          <w:color w:val="000000"/>
          <w:sz w:val="23"/>
          <w:szCs w:val="23"/>
        </w:rPr>
        <w:lastRenderedPageBreak/>
        <w:t xml:space="preserve">Резко возросли ассигнования на военные нужды. В 1939 году они составили 25,6%, в 1940 году — 32,6%, в 1941 — 43,4% от общего государственного бюджета. Быстрыми темпами развивалось производство танков, кораблей, боеприпасов. Однако значительная часть новой техники поступила к воинам не к лету 1941 года, а значительно позже. Немалую роль сыграли репрессии в отношении конструкторов военной техники, инженеров, руководителей военных предприятий. </w:t>
      </w:r>
    </w:p>
    <w:p w:rsidR="002E690E" w:rsidRDefault="002E690E" w:rsidP="00A907F7">
      <w:pPr>
        <w:pStyle w:val="a4"/>
        <w:shd w:val="clear" w:color="auto" w:fill="FFFFFF"/>
        <w:spacing w:before="41" w:beforeAutospacing="0" w:after="41" w:afterAutospacing="0"/>
        <w:ind w:left="41" w:right="41" w:firstLine="480"/>
        <w:jc w:val="both"/>
        <w:textAlignment w:val="top"/>
        <w:rPr>
          <w:rFonts w:ascii="Bookman Old Style" w:eastAsiaTheme="minorHAnsi" w:hAnsi="Bookman Old Style" w:cs="Bookman Old Style"/>
          <w:color w:val="000000"/>
          <w:sz w:val="23"/>
          <w:szCs w:val="23"/>
          <w:lang w:eastAsia="en-US"/>
        </w:rPr>
      </w:pPr>
      <w:r w:rsidRPr="008144B0">
        <w:rPr>
          <w:rFonts w:ascii="Bookman Old Style" w:eastAsiaTheme="minorHAnsi" w:hAnsi="Bookman Old Style" w:cs="Bookman Old Style"/>
          <w:color w:val="000000"/>
          <w:sz w:val="23"/>
          <w:szCs w:val="23"/>
          <w:lang w:eastAsia="en-US"/>
        </w:rPr>
        <w:t>Нарастание военной опасности, начало второй мировой войны потребовали разработки военной доктрины. По личному указанию Сталина осенью 1939 года, после заключения с Германией Договора о дружбе и границах, Генеральный штаб приступил к разработке плана обороны страны и мобилизационного развертывания вооруженных сил. В документе была заложена идея ведения войны на два фронта: в Европе — против Германии и ее союзников, на Дальнем Востоке — против Японии</w:t>
      </w:r>
      <w:r w:rsidR="00A708F6">
        <w:rPr>
          <w:rFonts w:ascii="Bookman Old Style" w:eastAsiaTheme="minorHAnsi" w:hAnsi="Bookman Old Style" w:cs="Bookman Old Style"/>
          <w:color w:val="000000"/>
          <w:sz w:val="23"/>
          <w:szCs w:val="23"/>
          <w:lang w:eastAsia="en-US"/>
        </w:rPr>
        <w:t>.</w:t>
      </w:r>
      <w:r w:rsidR="00A708F6" w:rsidRPr="00A708F6">
        <w:rPr>
          <w:rFonts w:ascii="Bookman Old Style" w:eastAsiaTheme="minorHAnsi" w:hAnsi="Bookman Old Style" w:cs="Bookman Old Style"/>
          <w:color w:val="000000"/>
          <w:sz w:val="23"/>
          <w:szCs w:val="23"/>
          <w:lang w:eastAsia="en-US"/>
        </w:rPr>
        <w:t xml:space="preserve"> </w:t>
      </w:r>
      <w:r w:rsidR="00A708F6" w:rsidRPr="008144B0">
        <w:rPr>
          <w:rFonts w:ascii="Bookman Old Style" w:eastAsiaTheme="minorHAnsi" w:hAnsi="Bookman Old Style" w:cs="Bookman Old Style"/>
          <w:color w:val="000000"/>
          <w:sz w:val="23"/>
          <w:szCs w:val="23"/>
          <w:lang w:eastAsia="en-US"/>
        </w:rPr>
        <w:t>Однако план не был утвержден</w:t>
      </w:r>
      <w:r w:rsidR="00A708F6">
        <w:rPr>
          <w:rFonts w:ascii="Bookman Old Style" w:eastAsiaTheme="minorHAnsi" w:hAnsi="Bookman Old Style" w:cs="Bookman Old Style"/>
          <w:color w:val="000000"/>
          <w:sz w:val="23"/>
          <w:szCs w:val="23"/>
          <w:lang w:eastAsia="en-US"/>
        </w:rPr>
        <w:t>.</w:t>
      </w:r>
    </w:p>
    <w:p w:rsidR="00A708F6" w:rsidRPr="008144B0" w:rsidRDefault="00A708F6" w:rsidP="00A708F6">
      <w:pPr>
        <w:autoSpaceDE w:val="0"/>
        <w:autoSpaceDN w:val="0"/>
        <w:adjustRightInd w:val="0"/>
        <w:rPr>
          <w:rFonts w:ascii="Bookman Old Style" w:hAnsi="Bookman Old Style" w:cs="Bookman Old Style"/>
          <w:color w:val="000000"/>
          <w:sz w:val="23"/>
          <w:szCs w:val="23"/>
        </w:rPr>
      </w:pPr>
      <w:r w:rsidRPr="008144B0">
        <w:rPr>
          <w:rFonts w:ascii="Bookman Old Style" w:hAnsi="Bookman Old Style" w:cs="Bookman Old Style"/>
          <w:color w:val="000000"/>
          <w:sz w:val="23"/>
          <w:szCs w:val="23"/>
        </w:rPr>
        <w:t xml:space="preserve">Массовые репрессии, прокатившиеся по стране в 1937 —1939 годах, затронули и Красную Армию. </w:t>
      </w:r>
    </w:p>
    <w:p w:rsidR="00A708F6" w:rsidRPr="008144B0" w:rsidRDefault="00A708F6" w:rsidP="00A708F6">
      <w:pPr>
        <w:autoSpaceDE w:val="0"/>
        <w:autoSpaceDN w:val="0"/>
        <w:adjustRightInd w:val="0"/>
        <w:rPr>
          <w:rFonts w:ascii="Bookman Old Style" w:hAnsi="Bookman Old Style" w:cs="Bookman Old Style"/>
          <w:color w:val="000000"/>
          <w:sz w:val="23"/>
          <w:szCs w:val="23"/>
        </w:rPr>
      </w:pPr>
      <w:r w:rsidRPr="008144B0">
        <w:rPr>
          <w:rFonts w:ascii="Bookman Old Style" w:hAnsi="Bookman Old Style" w:cs="Bookman Old Style"/>
          <w:color w:val="000000"/>
          <w:sz w:val="23"/>
          <w:szCs w:val="23"/>
        </w:rPr>
        <w:t xml:space="preserve">И июля 1940 года Белорусский военный округ был преобразован в Западный особый военный округ. В его состав входили армии: 3-я (штаб в Гродно, командующий — генерал-лейтенант В.И.Кузнецов), 4-я (штаб в Кобрине, командующий — генералмайор А.А.Коробков), 10-я (штаб в Белостоке, командующий — генерал-майор К.Д.Голубев), 13-я (штаб в Могилеве, командующий — генерал-лейтенант П.М.Филатов). </w:t>
      </w:r>
    </w:p>
    <w:p w:rsidR="00A708F6" w:rsidRPr="008144B0" w:rsidRDefault="00A708F6" w:rsidP="00A708F6">
      <w:pPr>
        <w:autoSpaceDE w:val="0"/>
        <w:autoSpaceDN w:val="0"/>
        <w:adjustRightInd w:val="0"/>
        <w:rPr>
          <w:rFonts w:ascii="Bookman Old Style" w:hAnsi="Bookman Old Style" w:cs="Bookman Old Style"/>
          <w:color w:val="000000"/>
          <w:sz w:val="23"/>
          <w:szCs w:val="23"/>
        </w:rPr>
      </w:pPr>
      <w:r w:rsidRPr="008144B0">
        <w:rPr>
          <w:rFonts w:ascii="Bookman Old Style" w:hAnsi="Bookman Old Style" w:cs="Bookman Old Style"/>
          <w:color w:val="000000"/>
          <w:sz w:val="23"/>
          <w:szCs w:val="23"/>
        </w:rPr>
        <w:t xml:space="preserve">В результате воссоединения Западной Белоруссии с БССР (1939 год) образовался новый пограничный рубеж, который потребовал возведения и оборудования соответствующих военноинженерных укреплений. </w:t>
      </w:r>
    </w:p>
    <w:p w:rsidR="00A708F6" w:rsidRPr="008144B0" w:rsidRDefault="00A708F6" w:rsidP="00A708F6">
      <w:pPr>
        <w:autoSpaceDE w:val="0"/>
        <w:autoSpaceDN w:val="0"/>
        <w:adjustRightInd w:val="0"/>
        <w:rPr>
          <w:rFonts w:ascii="Bookman Old Style" w:hAnsi="Bookman Old Style" w:cs="Bookman Old Style"/>
          <w:color w:val="000000"/>
          <w:sz w:val="23"/>
          <w:szCs w:val="23"/>
        </w:rPr>
      </w:pPr>
      <w:r w:rsidRPr="008144B0">
        <w:rPr>
          <w:rFonts w:ascii="Bookman Old Style" w:hAnsi="Bookman Old Style" w:cs="Bookman Old Style"/>
          <w:color w:val="000000"/>
          <w:sz w:val="23"/>
          <w:szCs w:val="23"/>
        </w:rPr>
        <w:t xml:space="preserve">Накануне войны был предпринят ряд практических мер. Важная роль отводилась укрепленным районам. До 1939 года на территории Белоруссии было 3 укрепрайона — Полоцкий, Минский, Мозырский. С продвижением границы на запад они оказались в глубоком тылу. В конце 1939 года началось строительство Гродненского, Осовецкого, Замбровского, Брестского укрепрайонов. Однако до войны план строительства фортификационных сооружений был выполнен лишь на 25 процентов. Не завершилось строительство аэродромов, шоссейных и железных дорог. </w:t>
      </w:r>
    </w:p>
    <w:p w:rsidR="00A708F6" w:rsidRPr="008144B0" w:rsidRDefault="00A708F6" w:rsidP="00A708F6">
      <w:pPr>
        <w:autoSpaceDE w:val="0"/>
        <w:autoSpaceDN w:val="0"/>
        <w:adjustRightInd w:val="0"/>
        <w:rPr>
          <w:rFonts w:ascii="Bookman Old Style" w:hAnsi="Bookman Old Style" w:cs="Bookman Old Style"/>
          <w:color w:val="000000"/>
          <w:sz w:val="23"/>
          <w:szCs w:val="23"/>
        </w:rPr>
      </w:pPr>
      <w:r w:rsidRPr="008144B0">
        <w:rPr>
          <w:rFonts w:ascii="Bookman Old Style" w:hAnsi="Bookman Old Style" w:cs="Bookman Old Style"/>
          <w:color w:val="000000"/>
          <w:sz w:val="23"/>
          <w:szCs w:val="23"/>
        </w:rPr>
        <w:t xml:space="preserve">В начале 30-х годов началась подготовка к ведению партизанской войны. В белорусских лесах были созданы скрытые партизанские базы оружия, продовольствия, снаряжения, сформированы партизанские отряды. Однако в конце 30-х годов отряды расформировали, многих из числа личного состава репрессировали. </w:t>
      </w:r>
    </w:p>
    <w:p w:rsidR="00781A7A" w:rsidRDefault="00781A7A" w:rsidP="00781A7A">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В результате индустриализации в Советском Союзе была создана мощная централизованная промышленность, крупный военно-промышленный комплекс, способные производить все виды мирной и военной продукции, доступной тогда человечеству. В предвоенные годы в эксплуатацию было введено свыше 9 тыс. новых заводов, фабрик, шахт, большая их часть создавалась на востоке страны. Основными местами их размещения были Поволжье, Урал, Сибирь, Казахстан, те районы, которые находились далеко от западной границы и были недостижимы для вражеской авиации. Все это в значительной степени содействовало укреплению обороноспособности страны.</w:t>
      </w:r>
    </w:p>
    <w:p w:rsidR="00781A7A" w:rsidRDefault="00781A7A" w:rsidP="00781A7A">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lastRenderedPageBreak/>
        <w:t>Угроза войны требовала значительных средств на оборону. Если в 1938 г. на нужды обороны было выделено 23 млрд руб., то в 1940 г. – почти 57 млрд, что составляло 32,6 % государственного бюджета.</w:t>
      </w:r>
    </w:p>
    <w:p w:rsidR="00781A7A" w:rsidRDefault="00781A7A" w:rsidP="00781A7A">
      <w:pPr>
        <w:pStyle w:val="a4"/>
        <w:shd w:val="clear" w:color="auto" w:fill="FFFFFF"/>
        <w:spacing w:before="41" w:beforeAutospacing="0" w:after="41" w:afterAutospacing="0"/>
        <w:ind w:left="41" w:right="41" w:firstLine="480"/>
        <w:jc w:val="both"/>
        <w:textAlignment w:val="top"/>
        <w:rPr>
          <w:rFonts w:ascii="Tahoma" w:hAnsi="Tahoma" w:cs="Tahoma"/>
          <w:color w:val="5F5F5F"/>
          <w:sz w:val="16"/>
          <w:szCs w:val="16"/>
        </w:rPr>
      </w:pPr>
      <w:r>
        <w:rPr>
          <w:rFonts w:ascii="Tahoma" w:hAnsi="Tahoma" w:cs="Tahoma"/>
          <w:color w:val="5F5F5F"/>
          <w:sz w:val="16"/>
          <w:szCs w:val="16"/>
        </w:rPr>
        <w:t>Вместе с тем в промышленном развитии страны имелись и негативные стороны. Так, черная металлургия – основа военного машиностроения – накануне войны значительно отставала и не удовлетворяла нужд обороны страны. Выпуск средств производства за 1938–1940 гг. увеличился на 53 %, продукции машиностроения – на 76 %, а выплавка стали и чугуна за это время выросла только на 3 %. Такая диспропорция отрицательно сказывалась на развитии оборонной промышленности.</w:t>
      </w:r>
    </w:p>
    <w:p w:rsidR="00781A7A" w:rsidRPr="00781A7A" w:rsidRDefault="00781A7A" w:rsidP="00781A7A">
      <w:pPr>
        <w:spacing w:line="0" w:lineRule="atLeast"/>
        <w:jc w:val="both"/>
        <w:rPr>
          <w:b/>
          <w:lang w:val="be-BY"/>
        </w:rPr>
      </w:pPr>
      <w:r w:rsidRPr="00781A7A">
        <w:rPr>
          <w:b/>
          <w:lang w:val="be-BY"/>
        </w:rPr>
        <w:t>61. Напад Германіі на СССР. Абарончыя баі на тэрыторыі Беларусі.</w:t>
      </w:r>
    </w:p>
    <w:p w:rsidR="00781A7A" w:rsidRDefault="00781A7A" w:rsidP="00781A7A">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2 июня 1941г. Германия без объявления войны напала на СССР. Началась Великая Отечественная война. Цели и характер войны против СССР вытекали из нацистской идеологии, предусматривавшей захват «жизненного пространства» на Востоке, политическое господство и геноцид славян, физическое уничтожение комиссаров, партийных деятелей и интеллигенции, расовую и идеологическую борьбу против евреев, массовые убийства советских военнопленных.</w:t>
      </w:r>
    </w:p>
    <w:p w:rsidR="00781A7A" w:rsidRDefault="00781A7A" w:rsidP="00781A7A">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Со стороны СССР война носила характер справедливой освободительной борьбы за право на самостоятельное существование ее народов. Первые дни войны на советско-германском фронте были отмечены значительными успехами вермахта. Особенно неблагоприятно для Красной Армии складывалась ситуация в Беларуси. Немецкая группа армий «Центр» нанесла сокрушительный удар по войскам Западного фронта, которые не были приведены в состояние боевой готовности. Оборонительные бои Красной Армии на территории республики включают 2 этапа:</w:t>
      </w:r>
    </w:p>
    <w:p w:rsidR="00781A7A" w:rsidRDefault="00781A7A" w:rsidP="00781A7A">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1) с 22 по 28 июня 1941г. Его окончание датируется захватом Минска и Бобруйска, а суть определяется разгромом и окружением немецкой группой Центр основных сил войск Западного фронта (командующий Д.Р.Павлов);</w:t>
      </w:r>
    </w:p>
    <w:p w:rsidR="00781A7A" w:rsidRDefault="00781A7A" w:rsidP="00781A7A">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2) с конца июня до окончания лета 1941г. – борьба за Березину и Днепр. Длительность этого этапа обусловлена и большей подготовленностью войск Красной Армии, и мужеством защитников белорусских городов (особенно Могилева). Несмотря на героическое сопротивление частей Красной Армии, к началу сентября 1941г. вся территория Беларуси была оккупирована немецко-фашистскими захватчиками. Подводя итоги двухмесячных сражений советских войск в Беларуси, следует отметить следующее: из 44 дивизий западного фронта полностью было разгромлено 24, остальные лишились в среднем половины личного состава и техники, в первый же день войны немцы уничтожили 738 самолетов, 528 из них непосредственно на аэродромах. Реальными причинами катастрофы, которая постигла Красную Армию и страну в начале войны, стали: просчеты Сталина и его ближайшего окружения в оценке военно-стратегической обстановки и определении возможного срока нападения Германии на СССР; репрессии в Красной Армии в 1937-1938 гг.; качественное превосходство немецких вооруженных сил, имевших опыт ведения современной войны.</w:t>
      </w:r>
    </w:p>
    <w:p w:rsidR="00781A7A" w:rsidRDefault="00781A7A" w:rsidP="00781A7A">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Несмотря на трудности первого периода войны, результатом оборонительных боев стал срыв немецкого плана «молниеносной войны». Он был достигнут прежде всего благодаря героизму простых воинов и солдат Красной Армии (Гастелло М.Ф., Гаврилов П.А., Флеров И.А., Романов М.Ц., Доватор Л.М. и многие другие).</w:t>
      </w:r>
    </w:p>
    <w:p w:rsidR="00D60597" w:rsidRPr="00A418B0" w:rsidRDefault="00D60597" w:rsidP="00D60597">
      <w:pPr>
        <w:spacing w:line="0" w:lineRule="atLeast"/>
        <w:jc w:val="both"/>
        <w:rPr>
          <w:lang w:val="be-BY"/>
        </w:rPr>
      </w:pPr>
      <w:r>
        <w:rPr>
          <w:lang w:val="be-BY"/>
        </w:rPr>
        <w:t xml:space="preserve">62. </w:t>
      </w:r>
      <w:r w:rsidRPr="00A418B0">
        <w:rPr>
          <w:lang w:val="be-BY"/>
        </w:rPr>
        <w:t>Аккупацыйны рэжым на тэрыторыі Беларусі. Калабарацыянізм.</w:t>
      </w:r>
    </w:p>
    <w:p w:rsidR="00D60597" w:rsidRDefault="00D60597" w:rsidP="00D60597">
      <w:pPr>
        <w:spacing w:line="0" w:lineRule="atLeast"/>
        <w:jc w:val="both"/>
        <w:rPr>
          <w:lang w:val="be-BY"/>
        </w:rPr>
      </w:pPr>
    </w:p>
    <w:p w:rsidR="00D60597" w:rsidRDefault="00D60597" w:rsidP="00D60597">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lastRenderedPageBreak/>
        <w:t>осле оккупации Беларуси не была сохранена ее территориальная целостность: 62 со 192 довоенных районов (центральная Беларусь) вошли в состав генерального округа «Белорутэния» (относился к рейхскомиссариату «Остланд», во главе генеральный комиссар: сентябрь 1941 – сентябрь 1943 – В. Кубэ, сентябрь 1943 г. – июль 1944 – К. фон Готтберг). Территория Витебской, Могилевской, почти всей Гомельской, восточные районы Минской и несколько районов Полесской областей были включены в состав тылового района группы армий «Центр». Южные районы Брестской, Полесской, Пинской областей с областными центрами Брест, Мозырь, Пинск, часть районов Гомельской области были присоеденены к рейхскомиссариату «Украина». Белостокскую, северные районы Брестской, часть Барановичской областей включили в состав Восточной Пруссии, северо-западные районы Вилейской области – в состав Генеральной округи «Литва». В разных из этих частей политика отличалась (в частности свою линию пытался осуществить В.Кубе). Однако цель этой политики была одна, она определялась планом «Ост»: сделать из Беларуси территорию для переселения немецких граждан, а белорусов оставить в качестве прислуги.</w:t>
      </w:r>
    </w:p>
    <w:p w:rsidR="00D60597" w:rsidRDefault="00D60597" w:rsidP="00D60597">
      <w:pPr>
        <w:pStyle w:val="a4"/>
        <w:spacing w:before="204" w:beforeAutospacing="0" w:line="288" w:lineRule="atLeast"/>
        <w:ind w:left="204" w:right="340"/>
        <w:rPr>
          <w:rFonts w:ascii="Verdana" w:hAnsi="Verdana"/>
          <w:color w:val="000000"/>
          <w:sz w:val="19"/>
          <w:szCs w:val="19"/>
        </w:rPr>
      </w:pPr>
      <w:r>
        <w:rPr>
          <w:rFonts w:ascii="Verdana" w:hAnsi="Verdana"/>
          <w:color w:val="000000"/>
          <w:sz w:val="19"/>
          <w:szCs w:val="19"/>
        </w:rPr>
        <w:t>Основным организующим началом в борьбе с фашистской оккупацией становятся советские и партийные руководители (Бумажков В.П., Павловский Ф.И., Шмырев М.П. др.). Поддержка из-за линии фронта, карательные экспедиции фашистов, которые затрагивали не только партизан, а прежде всего мирное население, и победы войск Красной Армии в 1942 г. создали благоприятную базу для роста партизанских отрядов. Результатами преобразования партизанского движения в массовое стало создание партизанских зон, начало партизанских рейдов и проведение рельсовой войны. Героической страницей антифашистского сопротивления стало массовое подпольное движение. Освобождение Беларуси началось осенью 1943г. и проходило в два этапа:</w:t>
      </w:r>
    </w:p>
    <w:p w:rsidR="00781A7A" w:rsidRPr="00781A7A" w:rsidRDefault="00781A7A" w:rsidP="00781A7A">
      <w:pPr>
        <w:spacing w:line="0" w:lineRule="atLeast"/>
        <w:jc w:val="both"/>
      </w:pPr>
    </w:p>
    <w:p w:rsidR="00A708F6" w:rsidRPr="00781A7A" w:rsidRDefault="00A708F6" w:rsidP="00A907F7">
      <w:pPr>
        <w:pStyle w:val="a4"/>
        <w:shd w:val="clear" w:color="auto" w:fill="FFFFFF"/>
        <w:spacing w:before="41" w:beforeAutospacing="0" w:after="41" w:afterAutospacing="0"/>
        <w:ind w:left="41" w:right="41" w:firstLine="480"/>
        <w:jc w:val="both"/>
        <w:textAlignment w:val="top"/>
        <w:rPr>
          <w:rFonts w:ascii="Tahoma" w:hAnsi="Tahoma" w:cs="Tahoma"/>
          <w:b/>
          <w:color w:val="5F5F5F"/>
          <w:lang w:val="be-BY"/>
        </w:rPr>
      </w:pPr>
    </w:p>
    <w:sectPr w:rsidR="00A708F6" w:rsidRPr="00781A7A" w:rsidSect="008348F5">
      <w:headerReference w:type="even" r:id="rId18"/>
      <w:headerReference w:type="default" r:id="rId19"/>
      <w:footerReference w:type="even" r:id="rId20"/>
      <w:footerReference w:type="default" r:id="rId21"/>
      <w:headerReference w:type="first" r:id="rId22"/>
      <w:footerReference w:type="first" r:id="rId23"/>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E08FE" w:rsidRDefault="001E08FE" w:rsidP="00F3359B">
      <w:pPr>
        <w:spacing w:after="0" w:line="240" w:lineRule="auto"/>
      </w:pPr>
      <w:r>
        <w:separator/>
      </w:r>
    </w:p>
  </w:endnote>
  <w:endnote w:type="continuationSeparator" w:id="0">
    <w:p w:rsidR="001E08FE" w:rsidRDefault="001E08FE" w:rsidP="00F3359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A00002EF" w:usb1="4000207B" w:usb2="00000000" w:usb3="00000000" w:csb0="0000009F" w:csb1="00000000"/>
  </w:font>
  <w:font w:name="Tahoma">
    <w:panose1 w:val="020B0604030504040204"/>
    <w:charset w:val="CC"/>
    <w:family w:val="swiss"/>
    <w:pitch w:val="variable"/>
    <w:sig w:usb0="E1002EFF" w:usb1="C000605B" w:usb2="00000029" w:usb3="00000000" w:csb0="000101FF" w:csb1="00000000"/>
  </w:font>
  <w:font w:name="MinionPro-Regular">
    <w:panose1 w:val="00000000000000000000"/>
    <w:charset w:val="CC"/>
    <w:family w:val="roman"/>
    <w:notTrueType/>
    <w:pitch w:val="default"/>
    <w:sig w:usb0="00000201" w:usb1="00000000" w:usb2="00000000" w:usb3="00000000" w:csb0="00000004" w:csb1="00000000"/>
  </w:font>
  <w:font w:name="Arial">
    <w:panose1 w:val="020B0604020202020204"/>
    <w:charset w:val="CC"/>
    <w:family w:val="swiss"/>
    <w:pitch w:val="variable"/>
    <w:sig w:usb0="E0002AFF" w:usb1="C0007843" w:usb2="00000009" w:usb3="00000000" w:csb0="000001FF" w:csb1="00000000"/>
  </w:font>
  <w:font w:name="Helvetica">
    <w:panose1 w:val="020B0604020202020204"/>
    <w:charset w:val="00"/>
    <w:family w:val="swiss"/>
    <w:pitch w:val="variable"/>
    <w:sig w:usb0="00000007" w:usb1="00000000" w:usb2="00000000" w:usb3="00000000" w:csb0="00000093" w:csb1="00000000"/>
  </w:font>
  <w:font w:name="TimesNewRomanPSMT">
    <w:altName w:val="Times New Roman"/>
    <w:panose1 w:val="00000000000000000000"/>
    <w:charset w:val="00"/>
    <w:family w:val="roman"/>
    <w:notTrueType/>
    <w:pitch w:val="default"/>
    <w:sig w:usb0="00000203" w:usb1="08070000" w:usb2="00000010" w:usb3="00000000" w:csb0="00020005" w:csb1="00000000"/>
  </w:font>
  <w:font w:name="MinionPro-Bold">
    <w:panose1 w:val="00000000000000000000"/>
    <w:charset w:val="CC"/>
    <w:family w:val="roman"/>
    <w:notTrueType/>
    <w:pitch w:val="default"/>
    <w:sig w:usb0="00000201" w:usb1="00000000" w:usb2="00000000" w:usb3="00000000" w:csb0="00000004" w:csb1="00000000"/>
  </w:font>
  <w:font w:name="MinionPro-It">
    <w:panose1 w:val="00000000000000000000"/>
    <w:charset w:val="CC"/>
    <w:family w:val="roman"/>
    <w:notTrueType/>
    <w:pitch w:val="default"/>
    <w:sig w:usb0="00000201" w:usb1="00000000" w:usb2="00000000" w:usb3="00000000" w:csb0="00000004" w:csb1="00000000"/>
  </w:font>
  <w:font w:name="TimesNewRomanPS-BoldMT">
    <w:altName w:val="Times New Roman"/>
    <w:panose1 w:val="00000000000000000000"/>
    <w:charset w:val="CC"/>
    <w:family w:val="auto"/>
    <w:notTrueType/>
    <w:pitch w:val="default"/>
    <w:sig w:usb0="00000203" w:usb1="00000000" w:usb2="00000000" w:usb3="00000000" w:csb0="00000005" w:csb1="00000000"/>
  </w:font>
  <w:font w:name="Verdana">
    <w:panose1 w:val="020B0604030504040204"/>
    <w:charset w:val="CC"/>
    <w:family w:val="swiss"/>
    <w:pitch w:val="variable"/>
    <w:sig w:usb0="A10006FF" w:usb1="4000205B" w:usb2="00000010" w:usb3="00000000" w:csb0="0000019F" w:csb1="00000000"/>
  </w:font>
  <w:font w:name="MyriadPro-Regular">
    <w:panose1 w:val="00000000000000000000"/>
    <w:charset w:val="CC"/>
    <w:family w:val="swiss"/>
    <w:notTrueType/>
    <w:pitch w:val="default"/>
    <w:sig w:usb0="00000201" w:usb1="00000000" w:usb2="00000000" w:usb3="00000000" w:csb0="00000004" w:csb1="00000000"/>
  </w:font>
  <w:font w:name="Bookman Old Style">
    <w:altName w:val="Bookman Old Style"/>
    <w:panose1 w:val="02050604050505020204"/>
    <w:charset w:val="CC"/>
    <w:family w:val="roman"/>
    <w:pitch w:val="variable"/>
    <w:sig w:usb0="00000287" w:usb1="00000000" w:usb2="00000000" w:usb3="00000000" w:csb0="0000009F" w:csb1="00000000"/>
  </w:font>
  <w:font w:name="Cambria">
    <w:panose1 w:val="02040503050406030204"/>
    <w:charset w:val="CC"/>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359B" w:rsidRDefault="00F3359B">
    <w:pPr>
      <w:pStyle w:val="ab"/>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296704"/>
      <w:docPartObj>
        <w:docPartGallery w:val="Page Numbers (Bottom of Page)"/>
        <w:docPartUnique/>
      </w:docPartObj>
    </w:sdtPr>
    <w:sdtContent>
      <w:p w:rsidR="00F3359B" w:rsidRDefault="00F3359B">
        <w:pPr>
          <w:pStyle w:val="ab"/>
          <w:jc w:val="center"/>
        </w:pPr>
        <w:fldSimple w:instr=" PAGE   \* MERGEFORMAT ">
          <w:r>
            <w:rPr>
              <w:noProof/>
            </w:rPr>
            <w:t>35</w:t>
          </w:r>
        </w:fldSimple>
      </w:p>
    </w:sdtContent>
  </w:sdt>
  <w:p w:rsidR="00F3359B" w:rsidRDefault="00F3359B">
    <w:pPr>
      <w:pStyle w:val="ab"/>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359B" w:rsidRDefault="00F3359B">
    <w:pPr>
      <w:pStyle w:val="ab"/>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E08FE" w:rsidRDefault="001E08FE" w:rsidP="00F3359B">
      <w:pPr>
        <w:spacing w:after="0" w:line="240" w:lineRule="auto"/>
      </w:pPr>
      <w:r>
        <w:separator/>
      </w:r>
    </w:p>
  </w:footnote>
  <w:footnote w:type="continuationSeparator" w:id="0">
    <w:p w:rsidR="001E08FE" w:rsidRDefault="001E08FE" w:rsidP="00F3359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359B" w:rsidRDefault="00F3359B">
    <w:pPr>
      <w:pStyle w:val="a9"/>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359B" w:rsidRDefault="00F3359B">
    <w:pPr>
      <w:pStyle w:val="a9"/>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359B" w:rsidRDefault="00F3359B">
    <w:pPr>
      <w:pStyle w:val="a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characterSpacingControl w:val="doNotCompress"/>
  <w:footnotePr>
    <w:footnote w:id="-1"/>
    <w:footnote w:id="0"/>
  </w:footnotePr>
  <w:endnotePr>
    <w:endnote w:id="-1"/>
    <w:endnote w:id="0"/>
  </w:endnotePr>
  <w:compat/>
  <w:rsids>
    <w:rsidRoot w:val="00F800A4"/>
    <w:rsid w:val="00001EC0"/>
    <w:rsid w:val="00003604"/>
    <w:rsid w:val="00007D2C"/>
    <w:rsid w:val="00053018"/>
    <w:rsid w:val="000B4005"/>
    <w:rsid w:val="000E0526"/>
    <w:rsid w:val="001025C7"/>
    <w:rsid w:val="001320DF"/>
    <w:rsid w:val="001A0250"/>
    <w:rsid w:val="001B6EB1"/>
    <w:rsid w:val="001E08FE"/>
    <w:rsid w:val="00250DB1"/>
    <w:rsid w:val="00254765"/>
    <w:rsid w:val="00281A8A"/>
    <w:rsid w:val="002E690E"/>
    <w:rsid w:val="00315570"/>
    <w:rsid w:val="00386ABD"/>
    <w:rsid w:val="003A128A"/>
    <w:rsid w:val="003C774A"/>
    <w:rsid w:val="003D44CA"/>
    <w:rsid w:val="00451C4E"/>
    <w:rsid w:val="004A55E7"/>
    <w:rsid w:val="004B4672"/>
    <w:rsid w:val="004D6038"/>
    <w:rsid w:val="00520748"/>
    <w:rsid w:val="00555A12"/>
    <w:rsid w:val="005D72AB"/>
    <w:rsid w:val="005E29AD"/>
    <w:rsid w:val="00617D16"/>
    <w:rsid w:val="00731773"/>
    <w:rsid w:val="00781A7A"/>
    <w:rsid w:val="00783445"/>
    <w:rsid w:val="0079068B"/>
    <w:rsid w:val="007A042C"/>
    <w:rsid w:val="007F2413"/>
    <w:rsid w:val="007F535A"/>
    <w:rsid w:val="00807003"/>
    <w:rsid w:val="008348F5"/>
    <w:rsid w:val="00895B14"/>
    <w:rsid w:val="008E76DF"/>
    <w:rsid w:val="0090684A"/>
    <w:rsid w:val="00936E64"/>
    <w:rsid w:val="00953F34"/>
    <w:rsid w:val="00992811"/>
    <w:rsid w:val="009F2C5E"/>
    <w:rsid w:val="00A05B7E"/>
    <w:rsid w:val="00A559C8"/>
    <w:rsid w:val="00A708F6"/>
    <w:rsid w:val="00A7738C"/>
    <w:rsid w:val="00A907F7"/>
    <w:rsid w:val="00AB6638"/>
    <w:rsid w:val="00AB6906"/>
    <w:rsid w:val="00B22032"/>
    <w:rsid w:val="00B526C9"/>
    <w:rsid w:val="00B84F89"/>
    <w:rsid w:val="00BD0A85"/>
    <w:rsid w:val="00BF68CA"/>
    <w:rsid w:val="00C065B7"/>
    <w:rsid w:val="00C22299"/>
    <w:rsid w:val="00C235FC"/>
    <w:rsid w:val="00CA7BA0"/>
    <w:rsid w:val="00CC6E2F"/>
    <w:rsid w:val="00D51E29"/>
    <w:rsid w:val="00D54B9C"/>
    <w:rsid w:val="00D60597"/>
    <w:rsid w:val="00D64A63"/>
    <w:rsid w:val="00DA2349"/>
    <w:rsid w:val="00E026C5"/>
    <w:rsid w:val="00E12182"/>
    <w:rsid w:val="00E27F2E"/>
    <w:rsid w:val="00E37F2F"/>
    <w:rsid w:val="00E5499B"/>
    <w:rsid w:val="00F233E8"/>
    <w:rsid w:val="00F25D7D"/>
    <w:rsid w:val="00F3359B"/>
    <w:rsid w:val="00F4513E"/>
    <w:rsid w:val="00F555F1"/>
    <w:rsid w:val="00F800A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8"/>
        <w:szCs w:val="28"/>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348F5"/>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F800A4"/>
  </w:style>
  <w:style w:type="paragraph" w:customStyle="1" w:styleId="Default">
    <w:name w:val="Default"/>
    <w:rsid w:val="00D54B9C"/>
    <w:pPr>
      <w:autoSpaceDE w:val="0"/>
      <w:autoSpaceDN w:val="0"/>
      <w:adjustRightInd w:val="0"/>
      <w:spacing w:after="0" w:line="240" w:lineRule="auto"/>
    </w:pPr>
    <w:rPr>
      <w:color w:val="000000"/>
      <w:sz w:val="24"/>
      <w:szCs w:val="24"/>
    </w:rPr>
  </w:style>
  <w:style w:type="character" w:styleId="a3">
    <w:name w:val="Strong"/>
    <w:basedOn w:val="a0"/>
    <w:uiPriority w:val="22"/>
    <w:qFormat/>
    <w:rsid w:val="00D54B9C"/>
    <w:rPr>
      <w:b/>
      <w:bCs/>
    </w:rPr>
  </w:style>
  <w:style w:type="paragraph" w:styleId="a4">
    <w:name w:val="Normal (Web)"/>
    <w:basedOn w:val="a"/>
    <w:uiPriority w:val="99"/>
    <w:unhideWhenUsed/>
    <w:rsid w:val="00AB6638"/>
    <w:pPr>
      <w:spacing w:before="100" w:beforeAutospacing="1" w:after="100" w:afterAutospacing="1" w:line="240" w:lineRule="auto"/>
    </w:pPr>
    <w:rPr>
      <w:rFonts w:eastAsia="Times New Roman"/>
      <w:sz w:val="24"/>
      <w:szCs w:val="24"/>
      <w:lang w:eastAsia="ru-RU"/>
    </w:rPr>
  </w:style>
  <w:style w:type="character" w:styleId="a5">
    <w:name w:val="Emphasis"/>
    <w:basedOn w:val="a0"/>
    <w:uiPriority w:val="20"/>
    <w:qFormat/>
    <w:rsid w:val="00AB6638"/>
    <w:rPr>
      <w:i/>
      <w:iCs/>
    </w:rPr>
  </w:style>
  <w:style w:type="character" w:customStyle="1" w:styleId="ft21">
    <w:name w:val="ft21"/>
    <w:basedOn w:val="a0"/>
    <w:rsid w:val="00953F34"/>
  </w:style>
  <w:style w:type="paragraph" w:styleId="a6">
    <w:name w:val="Balloon Text"/>
    <w:basedOn w:val="a"/>
    <w:link w:val="a7"/>
    <w:uiPriority w:val="99"/>
    <w:semiHidden/>
    <w:unhideWhenUsed/>
    <w:rsid w:val="00F4513E"/>
    <w:pPr>
      <w:spacing w:after="0" w:line="240" w:lineRule="auto"/>
    </w:pPr>
    <w:rPr>
      <w:rFonts w:ascii="Tahoma" w:eastAsia="Times New Roman" w:hAnsi="Tahoma" w:cs="Tahoma"/>
      <w:sz w:val="16"/>
      <w:szCs w:val="16"/>
      <w:lang w:eastAsia="ru-RU"/>
    </w:rPr>
  </w:style>
  <w:style w:type="character" w:customStyle="1" w:styleId="a7">
    <w:name w:val="Текст выноски Знак"/>
    <w:basedOn w:val="a0"/>
    <w:link w:val="a6"/>
    <w:uiPriority w:val="99"/>
    <w:semiHidden/>
    <w:rsid w:val="00F4513E"/>
    <w:rPr>
      <w:rFonts w:ascii="Tahoma" w:eastAsia="Times New Roman" w:hAnsi="Tahoma" w:cs="Tahoma"/>
      <w:sz w:val="16"/>
      <w:szCs w:val="16"/>
      <w:lang w:eastAsia="ru-RU"/>
    </w:rPr>
  </w:style>
  <w:style w:type="character" w:styleId="a8">
    <w:name w:val="Hyperlink"/>
    <w:basedOn w:val="a0"/>
    <w:uiPriority w:val="99"/>
    <w:semiHidden/>
    <w:unhideWhenUsed/>
    <w:rsid w:val="00C235FC"/>
    <w:rPr>
      <w:color w:val="0000FF"/>
      <w:u w:val="single"/>
    </w:rPr>
  </w:style>
  <w:style w:type="paragraph" w:styleId="a9">
    <w:name w:val="header"/>
    <w:basedOn w:val="a"/>
    <w:link w:val="aa"/>
    <w:uiPriority w:val="99"/>
    <w:semiHidden/>
    <w:unhideWhenUsed/>
    <w:rsid w:val="00F3359B"/>
    <w:pPr>
      <w:tabs>
        <w:tab w:val="center" w:pos="4677"/>
        <w:tab w:val="right" w:pos="9355"/>
      </w:tabs>
      <w:spacing w:after="0" w:line="240" w:lineRule="auto"/>
    </w:pPr>
  </w:style>
  <w:style w:type="character" w:customStyle="1" w:styleId="aa">
    <w:name w:val="Верхний колонтитул Знак"/>
    <w:basedOn w:val="a0"/>
    <w:link w:val="a9"/>
    <w:uiPriority w:val="99"/>
    <w:semiHidden/>
    <w:rsid w:val="00F3359B"/>
  </w:style>
  <w:style w:type="paragraph" w:styleId="ab">
    <w:name w:val="footer"/>
    <w:basedOn w:val="a"/>
    <w:link w:val="ac"/>
    <w:uiPriority w:val="99"/>
    <w:unhideWhenUsed/>
    <w:rsid w:val="00F3359B"/>
    <w:pPr>
      <w:tabs>
        <w:tab w:val="center" w:pos="4677"/>
        <w:tab w:val="right" w:pos="9355"/>
      </w:tabs>
      <w:spacing w:after="0" w:line="240" w:lineRule="auto"/>
    </w:pPr>
  </w:style>
  <w:style w:type="character" w:customStyle="1" w:styleId="ac">
    <w:name w:val="Нижний колонтитул Знак"/>
    <w:basedOn w:val="a0"/>
    <w:link w:val="ab"/>
    <w:uiPriority w:val="99"/>
    <w:rsid w:val="00F3359B"/>
  </w:style>
</w:styles>
</file>

<file path=word/webSettings.xml><?xml version="1.0" encoding="utf-8"?>
<w:webSettings xmlns:r="http://schemas.openxmlformats.org/officeDocument/2006/relationships" xmlns:w="http://schemas.openxmlformats.org/wordprocessingml/2006/main">
  <w:divs>
    <w:div w:id="31467459">
      <w:bodyDiv w:val="1"/>
      <w:marLeft w:val="0"/>
      <w:marRight w:val="0"/>
      <w:marTop w:val="0"/>
      <w:marBottom w:val="0"/>
      <w:divBdr>
        <w:top w:val="none" w:sz="0" w:space="0" w:color="auto"/>
        <w:left w:val="none" w:sz="0" w:space="0" w:color="auto"/>
        <w:bottom w:val="none" w:sz="0" w:space="0" w:color="auto"/>
        <w:right w:val="none" w:sz="0" w:space="0" w:color="auto"/>
      </w:divBdr>
    </w:div>
    <w:div w:id="61371735">
      <w:bodyDiv w:val="1"/>
      <w:marLeft w:val="0"/>
      <w:marRight w:val="0"/>
      <w:marTop w:val="0"/>
      <w:marBottom w:val="0"/>
      <w:divBdr>
        <w:top w:val="none" w:sz="0" w:space="0" w:color="auto"/>
        <w:left w:val="none" w:sz="0" w:space="0" w:color="auto"/>
        <w:bottom w:val="none" w:sz="0" w:space="0" w:color="auto"/>
        <w:right w:val="none" w:sz="0" w:space="0" w:color="auto"/>
      </w:divBdr>
    </w:div>
    <w:div w:id="639655111">
      <w:bodyDiv w:val="1"/>
      <w:marLeft w:val="0"/>
      <w:marRight w:val="0"/>
      <w:marTop w:val="0"/>
      <w:marBottom w:val="0"/>
      <w:divBdr>
        <w:top w:val="none" w:sz="0" w:space="0" w:color="auto"/>
        <w:left w:val="none" w:sz="0" w:space="0" w:color="auto"/>
        <w:bottom w:val="none" w:sz="0" w:space="0" w:color="auto"/>
        <w:right w:val="none" w:sz="0" w:space="0" w:color="auto"/>
      </w:divBdr>
    </w:div>
    <w:div w:id="815220016">
      <w:bodyDiv w:val="1"/>
      <w:marLeft w:val="0"/>
      <w:marRight w:val="0"/>
      <w:marTop w:val="0"/>
      <w:marBottom w:val="0"/>
      <w:divBdr>
        <w:top w:val="none" w:sz="0" w:space="0" w:color="auto"/>
        <w:left w:val="none" w:sz="0" w:space="0" w:color="auto"/>
        <w:bottom w:val="none" w:sz="0" w:space="0" w:color="auto"/>
        <w:right w:val="none" w:sz="0" w:space="0" w:color="auto"/>
      </w:divBdr>
    </w:div>
    <w:div w:id="990401447">
      <w:bodyDiv w:val="1"/>
      <w:marLeft w:val="0"/>
      <w:marRight w:val="0"/>
      <w:marTop w:val="0"/>
      <w:marBottom w:val="0"/>
      <w:divBdr>
        <w:top w:val="none" w:sz="0" w:space="0" w:color="auto"/>
        <w:left w:val="none" w:sz="0" w:space="0" w:color="auto"/>
        <w:bottom w:val="none" w:sz="0" w:space="0" w:color="auto"/>
        <w:right w:val="none" w:sz="0" w:space="0" w:color="auto"/>
      </w:divBdr>
    </w:div>
    <w:div w:id="1422145792">
      <w:bodyDiv w:val="1"/>
      <w:marLeft w:val="0"/>
      <w:marRight w:val="0"/>
      <w:marTop w:val="0"/>
      <w:marBottom w:val="0"/>
      <w:divBdr>
        <w:top w:val="none" w:sz="0" w:space="0" w:color="auto"/>
        <w:left w:val="none" w:sz="0" w:space="0" w:color="auto"/>
        <w:bottom w:val="none" w:sz="0" w:space="0" w:color="auto"/>
        <w:right w:val="none" w:sz="0" w:space="0" w:color="auto"/>
      </w:divBdr>
    </w:div>
    <w:div w:id="1452624872">
      <w:bodyDiv w:val="1"/>
      <w:marLeft w:val="0"/>
      <w:marRight w:val="0"/>
      <w:marTop w:val="0"/>
      <w:marBottom w:val="0"/>
      <w:divBdr>
        <w:top w:val="none" w:sz="0" w:space="0" w:color="auto"/>
        <w:left w:val="none" w:sz="0" w:space="0" w:color="auto"/>
        <w:bottom w:val="none" w:sz="0" w:space="0" w:color="auto"/>
        <w:right w:val="none" w:sz="0" w:space="0" w:color="auto"/>
      </w:divBdr>
    </w:div>
    <w:div w:id="1521092014">
      <w:bodyDiv w:val="1"/>
      <w:marLeft w:val="0"/>
      <w:marRight w:val="0"/>
      <w:marTop w:val="0"/>
      <w:marBottom w:val="0"/>
      <w:divBdr>
        <w:top w:val="none" w:sz="0" w:space="0" w:color="auto"/>
        <w:left w:val="none" w:sz="0" w:space="0" w:color="auto"/>
        <w:bottom w:val="none" w:sz="0" w:space="0" w:color="auto"/>
        <w:right w:val="none" w:sz="0" w:space="0" w:color="auto"/>
      </w:divBdr>
    </w:div>
    <w:div w:id="1938712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A7%D0%B5%D0%BC%D0%B1%D0%B5%D1%80%D0%BB%D0%B5%D0%BD,_%D0%9D%D0%B5%D0%B2%D0%B8%D0%BB%D0%BB" TargetMode="External"/><Relationship Id="rId13" Type="http://schemas.openxmlformats.org/officeDocument/2006/relationships/hyperlink" Target="https://ru.wikipedia.org/wiki/%D0%A1%D1%83%D0%B4%D0%B5%D1%82%D1%81%D0%BA%D0%B0%D1%8F_%D0%BE%D0%B1%D0%BB%D0%B0%D1%81%D1%82%D1%8C"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ru.wikipedia.org/wiki/30_%D1%81%D0%B5%D0%BD%D1%82%D1%8F%D0%B1%D1%80%D1%8F" TargetMode="External"/><Relationship Id="rId12" Type="http://schemas.openxmlformats.org/officeDocument/2006/relationships/hyperlink" Target="https://ru.wikipedia.org/wiki/%D0%A7%D0%B5%D1%85%D0%BE%D1%81%D0%BB%D0%BE%D0%B2%D0%B0%D0%BA%D0%B8%D1%8F" TargetMode="External"/><Relationship Id="rId17" Type="http://schemas.openxmlformats.org/officeDocument/2006/relationships/hyperlink" Target="http://www.e-reading.club/chapter.php/1048760/72/Novik_-_Istoriya_Belarusi._S_drevneyshih_vremen_do_2013_g..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e-reading.club/chapter.php/1048760/72/Novik_-_Istoriya_Belarusi._S_drevneyshih_vremen_do_2013_g..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ru.wikipedia.org/wiki/%D0%9C%D1%83%D1%81%D1%81%D0%BE%D0%BB%D0%B8%D0%BD%D0%B8,_%D0%91%D0%B5%D0%BD%D0%B8%D1%82%D0%BE"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ru.wikipedia.org/wiki/%D0%A4%D1%80%D0%B0%D0%BD%D0%BA%D0%BE-%D0%B3%D0%B5%D1%80%D0%BC%D0%B0%D0%BD%D1%81%D0%BA%D0%B0%D1%8F_%D0%B4%D0%B5%D0%BA%D0%BB%D0%B0%D1%80%D0%B0%D1%86%D0%B8%D1%8F_1938" TargetMode="External"/><Relationship Id="rId23" Type="http://schemas.openxmlformats.org/officeDocument/2006/relationships/footer" Target="footer3.xml"/><Relationship Id="rId10" Type="http://schemas.openxmlformats.org/officeDocument/2006/relationships/hyperlink" Target="https://ru.wikipedia.org/wiki/%D0%93%D0%B8%D1%82%D0%BB%D0%B5%D1%80,_%D0%90%D0%B4%D0%BE%D0%BB%D1%8C%D1%84"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ru.wikipedia.org/wiki/%D0%94%D0%B0%D0%BB%D0%B0%D0%B4%D1%8C%D0%B5,_%D0%AD%D0%B4%D1%83%D0%B0%D1%80%D0%B4" TargetMode="External"/><Relationship Id="rId14" Type="http://schemas.openxmlformats.org/officeDocument/2006/relationships/hyperlink" Target="https://ru.wikipedia.org/wiki/%D0%90%D0%BD%D0%B3%D0%BB%D0%BE-%D0%B3%D0%B5%D1%80%D0%BC%D0%B0%D0%BD%D1%81%D0%BA%D0%B0%D1%8F_%D0%B4%D0%B5%D0%BA%D0%BB%D0%B0%D1%80%D0%B0%D1%86%D0%B8%D1%8F_1938" TargetMode="External"/><Relationship Id="rId22"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4AEFC5-62F0-4A94-9131-848E42FC3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35</Pages>
  <Words>15929</Words>
  <Characters>90798</Characters>
  <Application>Microsoft Office Word</Application>
  <DocSecurity>0</DocSecurity>
  <Lines>756</Lines>
  <Paragraphs>213</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106514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44</cp:revision>
  <cp:lastPrinted>2019-01-17T17:36:00Z</cp:lastPrinted>
  <dcterms:created xsi:type="dcterms:W3CDTF">2019-01-17T07:48:00Z</dcterms:created>
  <dcterms:modified xsi:type="dcterms:W3CDTF">2019-01-17T17:36:00Z</dcterms:modified>
</cp:coreProperties>
</file>