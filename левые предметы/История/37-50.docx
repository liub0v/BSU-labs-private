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4EC9" w:rsidRPr="00254765" w:rsidRDefault="00864EC9" w:rsidP="00864EC9">
      <w:pPr>
        <w:spacing w:line="0" w:lineRule="atLeast"/>
        <w:jc w:val="both"/>
        <w:rPr>
          <w:b/>
          <w:lang w:val="be-BY"/>
        </w:rPr>
      </w:pPr>
      <w:r w:rsidRPr="00254765">
        <w:rPr>
          <w:b/>
          <w:lang w:val="be-BY"/>
        </w:rPr>
        <w:t>37. Культура Беларусі ў ХІХ–пачатку ХХ ст.</w:t>
      </w:r>
    </w:p>
    <w:p w:rsidR="00864EC9" w:rsidRPr="001025C7"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Style w:val="apple-converted-space"/>
          <w:rFonts w:ascii="Tahoma" w:hAnsi="Tahoma" w:cs="Tahoma"/>
          <w:color w:val="5F5F5F"/>
        </w:rPr>
        <w:t> </w:t>
      </w:r>
      <w:r w:rsidRPr="001025C7">
        <w:rPr>
          <w:rFonts w:ascii="Tahoma" w:hAnsi="Tahoma" w:cs="Tahoma"/>
          <w:color w:val="5F5F5F"/>
        </w:rPr>
        <w:t xml:space="preserve">Процесс формирования белорусской нации наложил отпечаток на развитие материальной и духовной культуры белорусов. </w:t>
      </w:r>
      <w:r>
        <w:rPr>
          <w:rFonts w:ascii="Tahoma" w:hAnsi="Tahoma" w:cs="Tahoma"/>
          <w:color w:val="5F5F5F"/>
        </w:rPr>
        <w:t xml:space="preserve">  Тенденции развития культуры</w:t>
      </w:r>
      <w:r w:rsidRPr="001025C7">
        <w:rPr>
          <w:rFonts w:ascii="Tahoma" w:hAnsi="Tahoma" w:cs="Tahoma"/>
          <w:color w:val="5F5F5F"/>
        </w:rPr>
        <w:t xml:space="preserve"> </w:t>
      </w:r>
      <w:r>
        <w:rPr>
          <w:rFonts w:ascii="Tahoma" w:hAnsi="Tahoma" w:cs="Tahoma"/>
          <w:color w:val="5F5F5F"/>
        </w:rPr>
        <w:t xml:space="preserve">– Рост </w:t>
      </w:r>
      <w:r w:rsidRPr="001025C7">
        <w:rPr>
          <w:rFonts w:ascii="Tahoma" w:hAnsi="Tahoma" w:cs="Tahoma"/>
          <w:color w:val="5F5F5F"/>
        </w:rPr>
        <w:t>национального самосознания, развитие белорусского национального движения, научное осмысление истории, э</w:t>
      </w:r>
      <w:r>
        <w:rPr>
          <w:rFonts w:ascii="Tahoma" w:hAnsi="Tahoma" w:cs="Tahoma"/>
          <w:color w:val="5F5F5F"/>
        </w:rPr>
        <w:t>тнографии, фольклора белорусов</w:t>
      </w:r>
      <w:r w:rsidRPr="001025C7">
        <w:rPr>
          <w:rFonts w:ascii="Tahoma" w:hAnsi="Tahoma" w:cs="Tahoma"/>
          <w:color w:val="5F5F5F"/>
        </w:rPr>
        <w:t>.</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Fonts w:ascii="Tahoma" w:hAnsi="Tahoma" w:cs="Tahoma"/>
          <w:color w:val="5F5F5F"/>
        </w:rPr>
        <w:t xml:space="preserve">Со второй половины XIX в. началось  широкомасштабное изучение Беларуси, ее истории, языка и культуры. Труды </w:t>
      </w:r>
      <w:r>
        <w:rPr>
          <w:rFonts w:ascii="Tahoma" w:hAnsi="Tahoma" w:cs="Tahoma"/>
          <w:color w:val="5F5F5F"/>
        </w:rPr>
        <w:t xml:space="preserve"> М.Довнар-Запольсского </w:t>
      </w:r>
      <w:r w:rsidRPr="001025C7">
        <w:rPr>
          <w:rFonts w:ascii="Tahoma" w:hAnsi="Tahoma" w:cs="Tahoma"/>
          <w:color w:val="5F5F5F"/>
        </w:rPr>
        <w:t xml:space="preserve"> Е. Карского и других ученых объективно засвидетельствовали факт существования самостоятельного белорусского этноса. Отличительным признаком времени стало развитие художественной литературы и периодической печати на белорусском языке</w:t>
      </w:r>
      <w:r>
        <w:rPr>
          <w:rFonts w:ascii="Tahoma" w:hAnsi="Tahoma" w:cs="Tahoma"/>
          <w:color w:val="5F5F5F"/>
        </w:rPr>
        <w:t>.</w:t>
      </w:r>
      <w:r w:rsidRPr="001025C7">
        <w:rPr>
          <w:rFonts w:ascii="Tahoma" w:hAnsi="Tahoma" w:cs="Tahoma"/>
          <w:color w:val="5F5F5F"/>
        </w:rPr>
        <w:t xml:space="preserve">, </w:t>
      </w:r>
    </w:p>
    <w:p w:rsidR="00864EC9" w:rsidRPr="001025C7"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Style w:val="a3"/>
          <w:rFonts w:ascii="Tahoma" w:hAnsi="Tahoma" w:cs="Tahoma"/>
          <w:b w:val="0"/>
          <w:bCs w:val="0"/>
          <w:color w:val="5F5F5F"/>
        </w:rPr>
        <w:t>Система образования.</w:t>
      </w:r>
      <w:r w:rsidRPr="001025C7">
        <w:rPr>
          <w:rStyle w:val="apple-converted-space"/>
          <w:rFonts w:ascii="Tahoma" w:hAnsi="Tahoma" w:cs="Tahoma"/>
          <w:color w:val="5F5F5F"/>
        </w:rPr>
        <w:t> </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Pr>
          <w:rStyle w:val="a5"/>
          <w:rFonts w:ascii="Tahoma" w:hAnsi="Tahoma" w:cs="Tahoma"/>
          <w:color w:val="5F5F5F"/>
        </w:rPr>
        <w:t>начальное</w:t>
      </w:r>
      <w:r w:rsidRPr="001025C7">
        <w:rPr>
          <w:rStyle w:val="a5"/>
          <w:rFonts w:ascii="Tahoma" w:hAnsi="Tahoma" w:cs="Tahoma"/>
          <w:color w:val="5F5F5F"/>
        </w:rPr>
        <w:t xml:space="preserve"> образовани</w:t>
      </w:r>
      <w:r>
        <w:rPr>
          <w:rStyle w:val="a5"/>
          <w:rFonts w:ascii="Tahoma" w:hAnsi="Tahoma" w:cs="Tahoma"/>
          <w:color w:val="5F5F5F"/>
        </w:rPr>
        <w:t>е давали народные училища и церковно-приходские школы.</w:t>
      </w:r>
      <w:r w:rsidRPr="001025C7">
        <w:rPr>
          <w:rFonts w:ascii="Tahoma" w:hAnsi="Tahoma" w:cs="Tahoma"/>
          <w:color w:val="5F5F5F"/>
        </w:rPr>
        <w:t xml:space="preserve"> наблюдалась разнотипность начальных школ. Различия в учебных программах и сроках обучения снижали качество подготовки, ставили учеников начальных школ в неравное положение. Только выпускникам городских четырехклассных училищ разрешалось поступать в средние учебные заведения, но при условии достаточной подготовки по иностранным языкам</w:t>
      </w:r>
    </w:p>
    <w:p w:rsidR="00864EC9" w:rsidRPr="001025C7"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Style w:val="a5"/>
          <w:rFonts w:ascii="Tahoma" w:hAnsi="Tahoma" w:cs="Tahoma"/>
          <w:color w:val="5F5F5F"/>
        </w:rPr>
        <w:t>Среднее образование</w:t>
      </w:r>
      <w:r>
        <w:rPr>
          <w:rStyle w:val="a5"/>
          <w:rFonts w:ascii="Tahoma" w:hAnsi="Tahoma" w:cs="Tahoma"/>
          <w:color w:val="5F5F5F"/>
        </w:rPr>
        <w:t xml:space="preserve"> получалось в гимназии и </w:t>
      </w:r>
      <w:r w:rsidRPr="001025C7">
        <w:rPr>
          <w:rStyle w:val="apple-converted-space"/>
          <w:rFonts w:ascii="Tahoma" w:hAnsi="Tahoma" w:cs="Tahoma"/>
          <w:color w:val="5F5F5F"/>
        </w:rPr>
        <w:t> </w:t>
      </w:r>
      <w:r w:rsidRPr="001025C7">
        <w:rPr>
          <w:rFonts w:ascii="Tahoma" w:hAnsi="Tahoma" w:cs="Tahoma"/>
          <w:color w:val="5F5F5F"/>
        </w:rPr>
        <w:t>оставалось привилегией господствующих классов. Обучение в средних учебных заведениях являлось платным. Например, циркуляр от 1887 г., который называли «циркуляром о кухаркиных детях», предписывал не принимать в гимназии и прогимназии детей кучеров, лакеев, поваров, прачек, мелких лавочников.</w:t>
      </w:r>
    </w:p>
    <w:p w:rsidR="00864EC9" w:rsidRPr="001025C7"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Fonts w:ascii="Tahoma" w:hAnsi="Tahoma" w:cs="Tahoma"/>
          <w:color w:val="5F5F5F"/>
        </w:rPr>
        <w:t>Классические</w:t>
      </w:r>
      <w:r w:rsidRPr="001025C7">
        <w:rPr>
          <w:rStyle w:val="apple-converted-space"/>
          <w:rFonts w:ascii="Tahoma" w:hAnsi="Tahoma" w:cs="Tahoma"/>
          <w:color w:val="5F5F5F"/>
        </w:rPr>
        <w:t> </w:t>
      </w:r>
      <w:r w:rsidRPr="001025C7">
        <w:rPr>
          <w:rStyle w:val="a5"/>
          <w:rFonts w:ascii="Tahoma" w:hAnsi="Tahoma" w:cs="Tahoma"/>
          <w:color w:val="5F5F5F"/>
        </w:rPr>
        <w:t>мужские гимназии</w:t>
      </w:r>
      <w:r w:rsidRPr="001025C7">
        <w:rPr>
          <w:rStyle w:val="apple-converted-space"/>
          <w:rFonts w:ascii="Tahoma" w:hAnsi="Tahoma" w:cs="Tahoma"/>
          <w:color w:val="5F5F5F"/>
        </w:rPr>
        <w:t> </w:t>
      </w:r>
      <w:r w:rsidRPr="001025C7">
        <w:rPr>
          <w:rFonts w:ascii="Tahoma" w:hAnsi="Tahoma" w:cs="Tahoma"/>
          <w:color w:val="5F5F5F"/>
        </w:rPr>
        <w:t>давали основательную гуманитарную подготовку</w:t>
      </w:r>
      <w:r>
        <w:rPr>
          <w:rFonts w:ascii="Tahoma" w:hAnsi="Tahoma" w:cs="Tahoma"/>
          <w:color w:val="5F5F5F"/>
        </w:rPr>
        <w:t>.</w:t>
      </w:r>
      <w:r w:rsidRPr="001025C7">
        <w:rPr>
          <w:rFonts w:ascii="Tahoma" w:hAnsi="Tahoma" w:cs="Tahoma"/>
          <w:color w:val="5F5F5F"/>
        </w:rPr>
        <w:t>Только выпускники гимназий имели исключительное право поступления в университеты. В</w:t>
      </w:r>
      <w:r w:rsidRPr="001025C7">
        <w:rPr>
          <w:rStyle w:val="apple-converted-space"/>
          <w:rFonts w:ascii="Tahoma" w:hAnsi="Tahoma" w:cs="Tahoma"/>
          <w:color w:val="5F5F5F"/>
        </w:rPr>
        <w:t> </w:t>
      </w:r>
      <w:r w:rsidRPr="001025C7">
        <w:rPr>
          <w:rStyle w:val="a5"/>
          <w:rFonts w:ascii="Tahoma" w:hAnsi="Tahoma" w:cs="Tahoma"/>
          <w:color w:val="5F5F5F"/>
        </w:rPr>
        <w:t>реальных училищах</w:t>
      </w:r>
      <w:r w:rsidRPr="001025C7">
        <w:rPr>
          <w:rStyle w:val="apple-converted-space"/>
          <w:rFonts w:ascii="Tahoma" w:hAnsi="Tahoma" w:cs="Tahoma"/>
          <w:color w:val="5F5F5F"/>
        </w:rPr>
        <w:t> </w:t>
      </w:r>
      <w:r w:rsidRPr="001025C7">
        <w:rPr>
          <w:rFonts w:ascii="Tahoma" w:hAnsi="Tahoma" w:cs="Tahoma"/>
          <w:color w:val="5F5F5F"/>
        </w:rPr>
        <w:t>главное место отводилось дисциплинам природоведческо-математического цикла, поэтому их выпускники могли поступать в технические или торговые высшие учебные заведения.</w:t>
      </w:r>
    </w:p>
    <w:p w:rsidR="00864EC9" w:rsidRPr="001025C7"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Fonts w:ascii="Tahoma" w:hAnsi="Tahoma" w:cs="Tahoma"/>
          <w:color w:val="5F5F5F"/>
        </w:rPr>
        <w:t>Происходило становление системы</w:t>
      </w:r>
      <w:r w:rsidRPr="001025C7">
        <w:rPr>
          <w:rStyle w:val="apple-converted-space"/>
          <w:rFonts w:ascii="Tahoma" w:hAnsi="Tahoma" w:cs="Tahoma"/>
          <w:color w:val="5F5F5F"/>
        </w:rPr>
        <w:t> </w:t>
      </w:r>
      <w:r w:rsidRPr="001025C7">
        <w:rPr>
          <w:rStyle w:val="a5"/>
          <w:rFonts w:ascii="Tahoma" w:hAnsi="Tahoma" w:cs="Tahoma"/>
          <w:color w:val="5F5F5F"/>
        </w:rPr>
        <w:t>профессионального образования.</w:t>
      </w:r>
      <w:r w:rsidRPr="001025C7">
        <w:rPr>
          <w:rStyle w:val="apple-converted-space"/>
          <w:rFonts w:ascii="Tahoma" w:hAnsi="Tahoma" w:cs="Tahoma"/>
          <w:color w:val="5F5F5F"/>
        </w:rPr>
        <w:t> </w:t>
      </w:r>
      <w:r w:rsidRPr="001025C7">
        <w:rPr>
          <w:rFonts w:ascii="Tahoma" w:hAnsi="Tahoma" w:cs="Tahoma"/>
          <w:color w:val="5F5F5F"/>
        </w:rPr>
        <w:t xml:space="preserve">В Беларуси создавались ремесленные, сельскохозяйственные, торговые, медицинские, музыкальные, художественные учебные заведения. </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Style w:val="a3"/>
          <w:rFonts w:ascii="Tahoma" w:hAnsi="Tahoma" w:cs="Tahoma"/>
          <w:b w:val="0"/>
          <w:bCs w:val="0"/>
          <w:color w:val="5F5F5F"/>
        </w:rPr>
        <w:t>Развитие белорусской литературы.</w:t>
      </w:r>
      <w:r w:rsidRPr="001025C7">
        <w:rPr>
          <w:rStyle w:val="apple-converted-space"/>
          <w:rFonts w:ascii="Tahoma" w:hAnsi="Tahoma" w:cs="Tahoma"/>
          <w:color w:val="5F5F5F"/>
        </w:rPr>
        <w:t> </w:t>
      </w:r>
      <w:r w:rsidRPr="001025C7">
        <w:rPr>
          <w:rFonts w:ascii="Tahoma" w:hAnsi="Tahoma" w:cs="Tahoma"/>
          <w:color w:val="5F5F5F"/>
        </w:rPr>
        <w:t>Во второй половине XIX в. начался новый этап в развитии белорусской литературы и литературного языка. Значительным достижением белорусской литературы второй половины XIX в. стало творчество</w:t>
      </w:r>
      <w:r w:rsidRPr="001025C7">
        <w:rPr>
          <w:rStyle w:val="apple-converted-space"/>
          <w:rFonts w:ascii="Tahoma" w:hAnsi="Tahoma" w:cs="Tahoma"/>
          <w:color w:val="5F5F5F"/>
        </w:rPr>
        <w:t> </w:t>
      </w:r>
      <w:r w:rsidRPr="001025C7">
        <w:rPr>
          <w:rStyle w:val="a5"/>
          <w:rFonts w:ascii="Tahoma" w:hAnsi="Tahoma" w:cs="Tahoma"/>
          <w:color w:val="5F5F5F"/>
        </w:rPr>
        <w:t>Франтишка Богушевича.</w:t>
      </w:r>
      <w:r w:rsidRPr="001025C7">
        <w:rPr>
          <w:rStyle w:val="apple-converted-space"/>
          <w:rFonts w:ascii="Tahoma" w:hAnsi="Tahoma" w:cs="Tahoma"/>
          <w:color w:val="5F5F5F"/>
        </w:rPr>
        <w:t> </w:t>
      </w:r>
      <w:r w:rsidRPr="001025C7">
        <w:rPr>
          <w:rFonts w:ascii="Tahoma" w:hAnsi="Tahoma" w:cs="Tahoma"/>
          <w:color w:val="5F5F5F"/>
        </w:rPr>
        <w:t xml:space="preserve">К своим сборникам «Дудка беларуская», «Смык беларускі» Ф. Богушевич составлял предисловия, где стремился пробудить национальное сознание белорусского народа. </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Fonts w:ascii="Tahoma" w:hAnsi="Tahoma" w:cs="Tahoma"/>
          <w:color w:val="5F5F5F"/>
        </w:rPr>
        <w:t>На лучшие достижения литературы второй половины XIX в. опиралась белорусская литература начала XX в. Новые темы, мотивы и образы привнесла в белорусскую литературу</w:t>
      </w:r>
      <w:r w:rsidRPr="001025C7">
        <w:rPr>
          <w:rStyle w:val="apple-converted-space"/>
          <w:rFonts w:ascii="Tahoma" w:hAnsi="Tahoma" w:cs="Tahoma"/>
          <w:color w:val="5F5F5F"/>
        </w:rPr>
        <w:t> </w:t>
      </w:r>
      <w:r w:rsidRPr="001025C7">
        <w:rPr>
          <w:rStyle w:val="a5"/>
          <w:rFonts w:ascii="Tahoma" w:hAnsi="Tahoma" w:cs="Tahoma"/>
          <w:color w:val="5F5F5F"/>
        </w:rPr>
        <w:t>Тетка (А. Пашкевич).</w:t>
      </w:r>
      <w:r w:rsidRPr="001025C7">
        <w:rPr>
          <w:rStyle w:val="apple-converted-space"/>
          <w:rFonts w:ascii="Tahoma" w:hAnsi="Tahoma" w:cs="Tahoma"/>
          <w:color w:val="5F5F5F"/>
        </w:rPr>
        <w:t> </w:t>
      </w:r>
      <w:r w:rsidRPr="001025C7">
        <w:rPr>
          <w:rFonts w:ascii="Tahoma" w:hAnsi="Tahoma" w:cs="Tahoma"/>
          <w:color w:val="5F5F5F"/>
        </w:rPr>
        <w:t>Ее книги «Скрыпка беларуская», «Хрэст на свабоду» стали первыми оригинальными сборниками белорусской поэзии XX в. Как талантливый поэт-новатор, один из основателей белорусской драматургии и национальной школы перевода вошел в историю белорусской литературы</w:t>
      </w:r>
      <w:r w:rsidRPr="001025C7">
        <w:rPr>
          <w:rStyle w:val="apple-converted-space"/>
          <w:rFonts w:ascii="Tahoma" w:hAnsi="Tahoma" w:cs="Tahoma"/>
          <w:color w:val="5F5F5F"/>
        </w:rPr>
        <w:t> </w:t>
      </w:r>
      <w:r w:rsidRPr="001025C7">
        <w:rPr>
          <w:rStyle w:val="a5"/>
          <w:rFonts w:ascii="Tahoma" w:hAnsi="Tahoma" w:cs="Tahoma"/>
          <w:color w:val="5F5F5F"/>
        </w:rPr>
        <w:t>Янка Купала</w:t>
      </w:r>
      <w:r w:rsidRPr="001025C7">
        <w:rPr>
          <w:rStyle w:val="apple-converted-space"/>
          <w:rFonts w:ascii="Tahoma" w:hAnsi="Tahoma" w:cs="Tahoma"/>
          <w:color w:val="5F5F5F"/>
        </w:rPr>
        <w:t> </w:t>
      </w:r>
      <w:r w:rsidRPr="001025C7">
        <w:rPr>
          <w:rFonts w:ascii="Tahoma" w:hAnsi="Tahoma" w:cs="Tahoma"/>
          <w:color w:val="5F5F5F"/>
        </w:rPr>
        <w:t>(</w:t>
      </w:r>
      <w:r w:rsidRPr="001025C7">
        <w:rPr>
          <w:rStyle w:val="a5"/>
          <w:rFonts w:ascii="Tahoma" w:hAnsi="Tahoma" w:cs="Tahoma"/>
          <w:color w:val="5F5F5F"/>
        </w:rPr>
        <w:t>И. Луцевич).</w:t>
      </w:r>
      <w:r w:rsidRPr="001025C7">
        <w:rPr>
          <w:rStyle w:val="apple-converted-space"/>
          <w:rFonts w:ascii="Tahoma" w:hAnsi="Tahoma" w:cs="Tahoma"/>
          <w:color w:val="5F5F5F"/>
        </w:rPr>
        <w:t> </w:t>
      </w:r>
      <w:r w:rsidRPr="001025C7">
        <w:rPr>
          <w:rFonts w:ascii="Tahoma" w:hAnsi="Tahoma" w:cs="Tahoma"/>
          <w:color w:val="5F5F5F"/>
        </w:rPr>
        <w:t xml:space="preserve"> </w:t>
      </w:r>
      <w:r>
        <w:rPr>
          <w:rFonts w:ascii="Tahoma" w:hAnsi="Tahoma" w:cs="Tahoma"/>
          <w:color w:val="5F5F5F"/>
        </w:rPr>
        <w:t>О</w:t>
      </w:r>
      <w:r w:rsidRPr="001025C7">
        <w:rPr>
          <w:rFonts w:ascii="Tahoma" w:hAnsi="Tahoma" w:cs="Tahoma"/>
          <w:color w:val="5F5F5F"/>
        </w:rPr>
        <w:t>снователем новой белорусской литературы и литературного языка</w:t>
      </w:r>
      <w:r>
        <w:rPr>
          <w:rFonts w:ascii="Tahoma" w:hAnsi="Tahoma" w:cs="Tahoma"/>
          <w:color w:val="5F5F5F"/>
        </w:rPr>
        <w:t>также</w:t>
      </w:r>
      <w:r w:rsidRPr="001025C7">
        <w:rPr>
          <w:rFonts w:ascii="Tahoma" w:hAnsi="Tahoma" w:cs="Tahoma"/>
          <w:color w:val="5F5F5F"/>
        </w:rPr>
        <w:t xml:space="preserve"> является</w:t>
      </w:r>
      <w:r w:rsidRPr="001025C7">
        <w:rPr>
          <w:rStyle w:val="apple-converted-space"/>
          <w:rFonts w:ascii="Tahoma" w:hAnsi="Tahoma" w:cs="Tahoma"/>
          <w:color w:val="5F5F5F"/>
        </w:rPr>
        <w:t> </w:t>
      </w:r>
      <w:r w:rsidRPr="001025C7">
        <w:rPr>
          <w:rStyle w:val="a5"/>
          <w:rFonts w:ascii="Tahoma" w:hAnsi="Tahoma" w:cs="Tahoma"/>
          <w:color w:val="5F5F5F"/>
        </w:rPr>
        <w:t>Якуб Колас (К. Мицкевич).</w:t>
      </w:r>
      <w:r w:rsidRPr="001025C7">
        <w:rPr>
          <w:rStyle w:val="apple-converted-space"/>
          <w:rFonts w:ascii="Tahoma" w:hAnsi="Tahoma" w:cs="Tahoma"/>
          <w:i/>
          <w:iCs/>
          <w:color w:val="5F5F5F"/>
        </w:rPr>
        <w:t> </w:t>
      </w:r>
      <w:r w:rsidRPr="001025C7">
        <w:rPr>
          <w:rFonts w:ascii="Tahoma" w:hAnsi="Tahoma" w:cs="Tahoma"/>
          <w:color w:val="5F5F5F"/>
        </w:rPr>
        <w:t>Единственный поэтический сборник «Вянок» принадлежит</w:t>
      </w:r>
      <w:r w:rsidRPr="001025C7">
        <w:rPr>
          <w:rStyle w:val="apple-converted-space"/>
          <w:rFonts w:ascii="Tahoma" w:hAnsi="Tahoma" w:cs="Tahoma"/>
          <w:color w:val="5F5F5F"/>
        </w:rPr>
        <w:t> </w:t>
      </w:r>
      <w:r w:rsidRPr="001025C7">
        <w:rPr>
          <w:rStyle w:val="a5"/>
          <w:rFonts w:ascii="Tahoma" w:hAnsi="Tahoma" w:cs="Tahoma"/>
          <w:color w:val="5F5F5F"/>
        </w:rPr>
        <w:t>Максиму Богдановичу</w:t>
      </w:r>
      <w:r w:rsidRPr="001025C7">
        <w:rPr>
          <w:rFonts w:ascii="Tahoma" w:hAnsi="Tahoma" w:cs="Tahoma"/>
          <w:color w:val="5F5F5F"/>
        </w:rPr>
        <w:t xml:space="preserve">, однако он позволил поэту занять видное место среди классиков белорусской литературы. </w:t>
      </w:r>
    </w:p>
    <w:p w:rsidR="00864EC9" w:rsidRDefault="00864EC9" w:rsidP="00864EC9">
      <w:pPr>
        <w:pStyle w:val="a4"/>
        <w:shd w:val="clear" w:color="auto" w:fill="FFFFFF"/>
        <w:spacing w:before="41" w:beforeAutospacing="0" w:after="41" w:afterAutospacing="0"/>
        <w:ind w:left="41" w:right="41" w:firstLine="480"/>
        <w:jc w:val="both"/>
        <w:textAlignment w:val="top"/>
        <w:rPr>
          <w:rStyle w:val="a3"/>
          <w:rFonts w:ascii="Tahoma" w:hAnsi="Tahoma" w:cs="Tahoma"/>
          <w:b w:val="0"/>
          <w:bCs w:val="0"/>
          <w:color w:val="5F5F5F"/>
        </w:rPr>
      </w:pPr>
      <w:r w:rsidRPr="001025C7">
        <w:rPr>
          <w:rStyle w:val="a3"/>
          <w:rFonts w:ascii="Tahoma" w:hAnsi="Tahoma" w:cs="Tahoma"/>
          <w:b w:val="0"/>
          <w:bCs w:val="0"/>
          <w:color w:val="5F5F5F"/>
        </w:rPr>
        <w:lastRenderedPageBreak/>
        <w:t>Становление национального профессионального театра</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Fonts w:ascii="Tahoma" w:hAnsi="Tahoma" w:cs="Tahoma"/>
          <w:color w:val="5F5F5F"/>
        </w:rPr>
        <w:t>На основе традиций «белорусских вечеринок» в</w:t>
      </w:r>
      <w:r w:rsidRPr="001025C7">
        <w:rPr>
          <w:rStyle w:val="apple-converted-space"/>
          <w:rFonts w:ascii="Tahoma" w:hAnsi="Tahoma" w:cs="Tahoma"/>
          <w:color w:val="5F5F5F"/>
        </w:rPr>
        <w:t> </w:t>
      </w:r>
      <w:r w:rsidRPr="001025C7">
        <w:rPr>
          <w:rStyle w:val="a5"/>
          <w:rFonts w:ascii="Tahoma" w:hAnsi="Tahoma" w:cs="Tahoma"/>
          <w:color w:val="5F5F5F"/>
        </w:rPr>
        <w:t>1907 г</w:t>
      </w:r>
      <w:r w:rsidRPr="001025C7">
        <w:rPr>
          <w:rFonts w:ascii="Tahoma" w:hAnsi="Tahoma" w:cs="Tahoma"/>
          <w:color w:val="5F5F5F"/>
        </w:rPr>
        <w:t>. возникла</w:t>
      </w:r>
      <w:r w:rsidRPr="001025C7">
        <w:rPr>
          <w:rStyle w:val="apple-converted-space"/>
          <w:rFonts w:ascii="Tahoma" w:hAnsi="Tahoma" w:cs="Tahoma"/>
          <w:color w:val="5F5F5F"/>
        </w:rPr>
        <w:t> </w:t>
      </w:r>
      <w:r w:rsidRPr="001025C7">
        <w:rPr>
          <w:rStyle w:val="a5"/>
          <w:rFonts w:ascii="Tahoma" w:hAnsi="Tahoma" w:cs="Tahoma"/>
          <w:color w:val="5F5F5F"/>
        </w:rPr>
        <w:t>Первая белорусская труппа Игната Буйницкого</w:t>
      </w:r>
      <w:r w:rsidRPr="001025C7">
        <w:rPr>
          <w:rStyle w:val="apple-converted-space"/>
          <w:rFonts w:ascii="Tahoma" w:hAnsi="Tahoma" w:cs="Tahoma"/>
          <w:color w:val="5F5F5F"/>
        </w:rPr>
        <w:t> </w:t>
      </w:r>
      <w:r w:rsidRPr="001025C7">
        <w:rPr>
          <w:rFonts w:ascii="Tahoma" w:hAnsi="Tahoma" w:cs="Tahoma"/>
          <w:color w:val="5F5F5F"/>
        </w:rPr>
        <w:t xml:space="preserve">– театр профессионального типа. </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Fonts w:ascii="Tahoma" w:hAnsi="Tahoma" w:cs="Tahoma"/>
          <w:color w:val="5F5F5F"/>
        </w:rPr>
        <w:t>Изобразительное искусство. В изобразительном искусстве со второй половины XIX в. происходит постепенное установление стиля реализм, пришедшего на смену классицизму с его библейской и мифологической тематикой. В бытовом жанре работали такие известные живописцы, как</w:t>
      </w:r>
      <w:r w:rsidRPr="001025C7">
        <w:rPr>
          <w:rStyle w:val="apple-converted-space"/>
          <w:rFonts w:ascii="Tahoma" w:hAnsi="Tahoma" w:cs="Tahoma"/>
          <w:color w:val="5F5F5F"/>
        </w:rPr>
        <w:t> </w:t>
      </w:r>
      <w:r w:rsidRPr="001025C7">
        <w:rPr>
          <w:rStyle w:val="a5"/>
          <w:rFonts w:ascii="Tahoma" w:hAnsi="Tahoma" w:cs="Tahoma"/>
          <w:color w:val="5F5F5F"/>
        </w:rPr>
        <w:t>Н. Силиванович,</w:t>
      </w:r>
      <w:r w:rsidRPr="001025C7">
        <w:rPr>
          <w:rStyle w:val="apple-converted-space"/>
          <w:rFonts w:ascii="Tahoma" w:hAnsi="Tahoma" w:cs="Tahoma"/>
          <w:i/>
          <w:iCs/>
          <w:color w:val="5F5F5F"/>
        </w:rPr>
        <w:t> </w:t>
      </w:r>
      <w:r w:rsidRPr="001025C7">
        <w:rPr>
          <w:rFonts w:ascii="Tahoma" w:hAnsi="Tahoma" w:cs="Tahoma"/>
          <w:color w:val="5F5F5F"/>
        </w:rPr>
        <w:t>Ю.</w:t>
      </w:r>
      <w:r w:rsidRPr="001025C7">
        <w:rPr>
          <w:rStyle w:val="apple-converted-space"/>
          <w:rFonts w:ascii="Tahoma" w:hAnsi="Tahoma" w:cs="Tahoma"/>
          <w:color w:val="5F5F5F"/>
        </w:rPr>
        <w:t> </w:t>
      </w:r>
      <w:r w:rsidRPr="001025C7">
        <w:rPr>
          <w:rStyle w:val="a5"/>
          <w:rFonts w:ascii="Tahoma" w:hAnsi="Tahoma" w:cs="Tahoma"/>
          <w:color w:val="5F5F5F"/>
        </w:rPr>
        <w:t>Пэн, Я. Кругер, Л. Альперович</w:t>
      </w:r>
      <w:r w:rsidRPr="001025C7">
        <w:rPr>
          <w:rStyle w:val="apple-converted-space"/>
          <w:rFonts w:ascii="Tahoma" w:hAnsi="Tahoma" w:cs="Tahoma"/>
          <w:color w:val="5F5F5F"/>
        </w:rPr>
        <w:t> </w:t>
      </w:r>
      <w:r w:rsidRPr="001025C7">
        <w:rPr>
          <w:rFonts w:ascii="Tahoma" w:hAnsi="Tahoma" w:cs="Tahoma"/>
          <w:color w:val="5F5F5F"/>
        </w:rPr>
        <w:t xml:space="preserve">и др. </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Fonts w:ascii="Tahoma" w:hAnsi="Tahoma" w:cs="Tahoma"/>
          <w:color w:val="5F5F5F"/>
        </w:rPr>
        <w:t>После подавления восстания 1863–1864 гг. широкое распространение приобрел</w:t>
      </w:r>
      <w:r w:rsidRPr="001025C7">
        <w:rPr>
          <w:rStyle w:val="apple-converted-space"/>
          <w:rFonts w:ascii="Tahoma" w:hAnsi="Tahoma" w:cs="Tahoma"/>
          <w:color w:val="5F5F5F"/>
        </w:rPr>
        <w:t> </w:t>
      </w:r>
      <w:r w:rsidRPr="001025C7">
        <w:rPr>
          <w:rStyle w:val="a5"/>
          <w:rFonts w:ascii="Tahoma" w:hAnsi="Tahoma" w:cs="Tahoma"/>
          <w:color w:val="5F5F5F"/>
        </w:rPr>
        <w:t>ретроспективно-русский стиль</w:t>
      </w:r>
      <w:r w:rsidRPr="001025C7">
        <w:rPr>
          <w:rStyle w:val="apple-converted-space"/>
          <w:rFonts w:ascii="Tahoma" w:hAnsi="Tahoma" w:cs="Tahoma"/>
          <w:color w:val="5F5F5F"/>
        </w:rPr>
        <w:t> </w:t>
      </w:r>
      <w:r w:rsidRPr="001025C7">
        <w:rPr>
          <w:rFonts w:ascii="Tahoma" w:hAnsi="Tahoma" w:cs="Tahoma"/>
          <w:color w:val="5F5F5F"/>
        </w:rPr>
        <w:t xml:space="preserve">в православном культовом зодчестве. Чтобы показать преемственную связь русского зодчества и византийской архитектуры, русские архитекторы разработали типовые варианты православных церквей, взяв за основу византийские и русские храмы XIV и XVII вв. </w:t>
      </w:r>
    </w:p>
    <w:p w:rsidR="00864EC9" w:rsidRPr="00610BA4" w:rsidRDefault="00864EC9" w:rsidP="00864EC9">
      <w:pPr>
        <w:autoSpaceDE w:val="0"/>
        <w:autoSpaceDN w:val="0"/>
        <w:spacing w:line="0" w:lineRule="atLeast"/>
        <w:jc w:val="both"/>
        <w:rPr>
          <w:b/>
          <w:lang w:val="be-BY"/>
        </w:rPr>
      </w:pPr>
      <w:r>
        <w:rPr>
          <w:rFonts w:ascii="Tahoma" w:hAnsi="Tahoma" w:cs="Tahoma"/>
          <w:color w:val="5F5F5F"/>
        </w:rPr>
        <w:t xml:space="preserve">   </w:t>
      </w:r>
      <w:r w:rsidRPr="00610BA4">
        <w:rPr>
          <w:b/>
          <w:lang w:val="be-BY"/>
        </w:rPr>
        <w:t>38. Рэвалюцыя 1905–1907 гг. у Расіі і Беларусі.</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Основными причинами революции 1905–1907 гг. стали недовольство царизмом (монархической формой правления), нерешенность аграрного, рабочего и национального вопросов. Начало революции ускорило поражение России в войне с Японией (1904–1905).</w:t>
      </w:r>
    </w:p>
    <w:p w:rsidR="00864EC9" w:rsidRDefault="00864EC9" w:rsidP="00864EC9">
      <w:pPr>
        <w:autoSpaceDE w:val="0"/>
        <w:autoSpaceDN w:val="0"/>
        <w:adjustRightInd w:val="0"/>
        <w:rPr>
          <w:rFonts w:ascii="MinionPro-Regular" w:hAnsi="MinionPro-Regular" w:cs="MinionPro-Regular"/>
          <w:sz w:val="21"/>
          <w:szCs w:val="21"/>
        </w:rPr>
      </w:pPr>
      <w:r w:rsidRPr="00CA7BA0">
        <w:rPr>
          <w:rFonts w:ascii="MinionPro-Regular" w:hAnsi="MinionPro-Regular" w:cs="MinionPro-Regular"/>
          <w:b/>
          <w:sz w:val="21"/>
          <w:szCs w:val="21"/>
        </w:rPr>
        <w:t>Революция началась 9 января 1905 г. в Петербурге</w:t>
      </w:r>
      <w:r>
        <w:rPr>
          <w:rFonts w:ascii="MinionPro-Regular" w:hAnsi="MinionPro-Regular" w:cs="MinionPro-Regular"/>
          <w:sz w:val="21"/>
          <w:szCs w:val="21"/>
        </w:rPr>
        <w:t xml:space="preserve"> с расстрела мирной демонстрации рабочих (Кровавое воскресенье). Выделяют три этапа революции. </w:t>
      </w:r>
      <w:r>
        <w:rPr>
          <w:rFonts w:ascii="MinionPro-Bold" w:hAnsi="MinionPro-Bold" w:cs="MinionPro-Bold"/>
          <w:b/>
          <w:bCs/>
          <w:sz w:val="21"/>
          <w:szCs w:val="21"/>
        </w:rPr>
        <w:t xml:space="preserve">Первый </w:t>
      </w:r>
      <w:r>
        <w:rPr>
          <w:rFonts w:ascii="MinionPro-Regular" w:hAnsi="MinionPro-Regular" w:cs="MinionPro-Regular"/>
          <w:sz w:val="21"/>
          <w:szCs w:val="21"/>
        </w:rPr>
        <w:t>– январь–сентябрь 1905 г. В белорусских городах состоялись акции солидарности с рабочими Петербурга. С лета 1905 г.активизировались крестьянские и солдатские выступления.</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В ходе революции выделились три политических лагеря: 1. </w:t>
      </w:r>
      <w:r>
        <w:rPr>
          <w:rFonts w:ascii="MinionPro-It" w:hAnsi="MinionPro-It" w:cs="MinionPro-It"/>
          <w:i/>
          <w:iCs/>
          <w:sz w:val="21"/>
          <w:szCs w:val="21"/>
        </w:rPr>
        <w:t xml:space="preserve">Правительственный </w:t>
      </w:r>
      <w:r>
        <w:rPr>
          <w:rFonts w:ascii="MinionPro-Regular" w:hAnsi="MinionPro-Regular" w:cs="MinionPro-Regular"/>
          <w:sz w:val="21"/>
          <w:szCs w:val="21"/>
        </w:rPr>
        <w:t xml:space="preserve">(консервативный, монархический). Его социальной базой было дворянство, чиновничество, крупная буржуазия. – сохранить самодержавие 2. </w:t>
      </w:r>
      <w:r>
        <w:rPr>
          <w:rFonts w:ascii="MinionPro-It" w:hAnsi="MinionPro-It" w:cs="MinionPro-It"/>
          <w:i/>
          <w:iCs/>
          <w:sz w:val="21"/>
          <w:szCs w:val="21"/>
        </w:rPr>
        <w:t>Буржуазно-либеральный (кадеты)</w:t>
      </w:r>
      <w:r>
        <w:rPr>
          <w:rFonts w:ascii="MinionPro-Regular" w:hAnsi="MinionPro-Regular" w:cs="MinionPro-Regular"/>
          <w:sz w:val="21"/>
          <w:szCs w:val="21"/>
        </w:rPr>
        <w:t xml:space="preserve">, в который входила большая часть буржуазии, прогрессивные помещики, часть интеллигенции. – конституционная монархия  3. </w:t>
      </w:r>
      <w:r>
        <w:rPr>
          <w:rFonts w:ascii="MinionPro-It" w:hAnsi="MinionPro-It" w:cs="MinionPro-It"/>
          <w:i/>
          <w:iCs/>
          <w:sz w:val="21"/>
          <w:szCs w:val="21"/>
        </w:rPr>
        <w:t xml:space="preserve">Демократический </w:t>
      </w:r>
      <w:r>
        <w:rPr>
          <w:rFonts w:ascii="MinionPro-Regular" w:hAnsi="MinionPro-Regular" w:cs="MinionPro-Regular"/>
          <w:sz w:val="21"/>
          <w:szCs w:val="21"/>
        </w:rPr>
        <w:t>(революционный , большевики эсеры, бунд(всеобщий еврейский союз  в Польше, Литве, России), БСГ(белорусская социалистическая Громада)0, объединявший пролетариат, крестьянство, демократическую интеллигенцию.  Они были  диктатуру пролетариата, за передачу земли в общенародную собственность.БСГ выступала за автономию для Беларуси</w:t>
      </w:r>
    </w:p>
    <w:p w:rsidR="00864EC9" w:rsidRDefault="00864EC9" w:rsidP="00864EC9">
      <w:pPr>
        <w:autoSpaceDE w:val="0"/>
        <w:autoSpaceDN w:val="0"/>
        <w:adjustRightInd w:val="0"/>
        <w:rPr>
          <w:rFonts w:ascii="MinionPro-Regular" w:hAnsi="MinionPro-Regular" w:cs="MinionPro-Regular"/>
          <w:sz w:val="21"/>
          <w:szCs w:val="21"/>
        </w:rPr>
      </w:pPr>
      <w:r>
        <w:rPr>
          <w:rFonts w:ascii="MinionPro-Bold" w:hAnsi="MinionPro-Bold" w:cs="MinionPro-Bold"/>
          <w:b/>
          <w:bCs/>
          <w:sz w:val="21"/>
          <w:szCs w:val="21"/>
        </w:rPr>
        <w:t xml:space="preserve">Второй этап </w:t>
      </w:r>
      <w:r>
        <w:rPr>
          <w:rFonts w:ascii="MinionPro-Regular" w:hAnsi="MinionPro-Regular" w:cs="MinionPro-Regular"/>
          <w:sz w:val="21"/>
          <w:szCs w:val="21"/>
        </w:rPr>
        <w:t>(октябрь–декабрь 1905 г.). Революция достигла пика. В октябре 1905 г. страну охватила Всероссийская политическая стачка, в которой активное участие приняли железнодорожники, фабричные и ремесленные рабочие Беларуси. 17 октября 1905 г. Николай II подписал Манифест, по которому в России провозглашались демократические права и свободы, создавалась наделенная законодательными правами Государственная дума.</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Манифест 17 октября удовлетворил представителей буржуазно-либерального лагеря. Они отошли от революции и присоединились к правительственной коалиции. Представители революционных партий</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призывали не верить Манифесту и продолжать борьбу за свержение царизма. </w:t>
      </w:r>
      <w:r w:rsidRPr="00CA7BA0">
        <w:rPr>
          <w:rFonts w:ascii="MinionPro-Regular" w:hAnsi="MinionPro-Regular" w:cs="MinionPro-Regular"/>
          <w:b/>
          <w:sz w:val="21"/>
          <w:szCs w:val="21"/>
        </w:rPr>
        <w:t>18 октября 1905 г. в Минске по приказу губернатора П. Курлова был расстрелян митинг рабочих.</w:t>
      </w:r>
      <w:r>
        <w:rPr>
          <w:rFonts w:ascii="MinionPro-Regular" w:hAnsi="MinionPro-Regular" w:cs="MinionPro-Regular"/>
          <w:sz w:val="21"/>
          <w:szCs w:val="21"/>
        </w:rPr>
        <w:t xml:space="preserve"> До 100 человек было убито, до 300 – ранено. Аналогичные события произошли в Витебске, Гомеле, Мозыре и других городах. В октябре революционное движение охватило 53 города и местечка Беларуси. </w:t>
      </w:r>
    </w:p>
    <w:p w:rsidR="00864EC9" w:rsidRDefault="00864EC9" w:rsidP="00864EC9">
      <w:pPr>
        <w:autoSpaceDE w:val="0"/>
        <w:autoSpaceDN w:val="0"/>
        <w:adjustRightInd w:val="0"/>
        <w:rPr>
          <w:rFonts w:ascii="MinionPro-Regular" w:hAnsi="MinionPro-Regular" w:cs="MinionPro-Regular"/>
          <w:sz w:val="21"/>
          <w:szCs w:val="21"/>
        </w:rPr>
      </w:pPr>
      <w:r>
        <w:rPr>
          <w:rFonts w:ascii="MinionPro-Bold" w:hAnsi="MinionPro-Bold" w:cs="MinionPro-Bold"/>
          <w:b/>
          <w:bCs/>
          <w:sz w:val="21"/>
          <w:szCs w:val="21"/>
        </w:rPr>
        <w:t xml:space="preserve">Третий этап </w:t>
      </w:r>
      <w:r>
        <w:rPr>
          <w:rFonts w:ascii="MinionPro-Regular" w:hAnsi="MinionPro-Regular" w:cs="MinionPro-Regular"/>
          <w:sz w:val="21"/>
          <w:szCs w:val="21"/>
        </w:rPr>
        <w:t>революции (январь 1906 – июнь 1907 г.).  Выборы в I Государственную  Думу.. Основным же в Думе был аграрный вопрос. Относительная радикальность Думы привела к тому, что царь распустил ее 9 июля 1906 г.</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В конце 1906 – начале 1907 г. прошли выборы во II Государственную думу, в которых приняли участие все политические партии. Перед II думой (работала с февраля 1907 г.) возникли те же </w:t>
      </w:r>
      <w:r>
        <w:rPr>
          <w:rFonts w:ascii="MinionPro-Regular" w:hAnsi="MinionPro-Regular" w:cs="MinionPro-Regular"/>
          <w:sz w:val="21"/>
          <w:szCs w:val="21"/>
        </w:rPr>
        <w:lastRenderedPageBreak/>
        <w:t>проблемы, что и перед I – найти выход из аграрного и национального кризисов. Однако они не были решены. 3 июня 1907 г. дума была распущена,</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Революция потерпела поражение. «Временные правила» (март 1906 г.) разрешали образование профессиональных союзов рабочих и служащих для защиты экономических интересов, улучшения условий труда и т. д. 17 апреля 1905 г. был принят закон о веротерпимости.</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Разрешалось использование национальных языков в образовании.</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Значительным событием стала аграрная реформа, начатая указом 9 ноября 1906 г. и названная по имени П. Столыпина (министра внутренних дел, затем – председателя Совета Министров России).</w:t>
      </w:r>
    </w:p>
    <w:p w:rsidR="00864EC9" w:rsidRDefault="00864EC9" w:rsidP="00864EC9">
      <w:pPr>
        <w:autoSpaceDE w:val="0"/>
        <w:autoSpaceDN w:val="0"/>
        <w:spacing w:line="0" w:lineRule="atLeast"/>
        <w:jc w:val="both"/>
        <w:rPr>
          <w:b/>
          <w:lang w:val="be-BY"/>
        </w:rPr>
      </w:pPr>
      <w:r w:rsidRPr="00001EC0">
        <w:rPr>
          <w:b/>
          <w:lang w:val="be-BY"/>
        </w:rPr>
        <w:t>39. Першая сусветная вайна і Беларусь. Нацыянальны беларускі рух на акупаванай тэрыторыі.</w:t>
      </w:r>
    </w:p>
    <w:p w:rsidR="00864EC9" w:rsidRDefault="00864EC9" w:rsidP="00864EC9">
      <w:pPr>
        <w:autoSpaceDE w:val="0"/>
        <w:autoSpaceDN w:val="0"/>
        <w:spacing w:line="0" w:lineRule="atLeast"/>
        <w:jc w:val="both"/>
        <w:rPr>
          <w:b/>
          <w:lang w:val="be-BY"/>
        </w:rPr>
      </w:pPr>
      <w:r>
        <w:rPr>
          <w:color w:val="000000"/>
          <w:sz w:val="27"/>
          <w:szCs w:val="27"/>
          <w:shd w:val="clear" w:color="auto" w:fill="FFFFFF"/>
        </w:rPr>
        <w:t>Империализм - это госполитика, направленная на завоевание территорий, колоний, установление полит или эконом контроля над другими гос-ми.</w:t>
      </w:r>
      <w:r>
        <w:rPr>
          <w:rStyle w:val="apple-converted-space"/>
          <w:color w:val="000000"/>
          <w:sz w:val="27"/>
          <w:szCs w:val="27"/>
          <w:shd w:val="clear" w:color="auto" w:fill="FFFFFF"/>
        </w:rPr>
        <w:t> </w:t>
      </w:r>
      <w:r>
        <w:rPr>
          <w:b/>
          <w:bCs/>
          <w:color w:val="000000"/>
          <w:sz w:val="27"/>
          <w:szCs w:val="27"/>
          <w:shd w:val="clear" w:color="auto" w:fill="FFFFFF"/>
        </w:rPr>
        <w:t>Характерные черты империализма</w:t>
      </w:r>
      <w:r>
        <w:rPr>
          <w:color w:val="000000"/>
          <w:sz w:val="27"/>
          <w:szCs w:val="27"/>
          <w:shd w:val="clear" w:color="auto" w:fill="FFFFFF"/>
        </w:rPr>
        <w:t>: концентрация эконом организации, форми- рование син</w:t>
      </w:r>
      <w:r>
        <w:rPr>
          <w:color w:val="000000"/>
          <w:sz w:val="27"/>
          <w:szCs w:val="27"/>
          <w:shd w:val="clear" w:color="auto" w:fill="FFFFFF"/>
        </w:rPr>
        <w:softHyphen/>
        <w:t>дикатов, трестов; слияние банковского капитала с промышленным и создание крупных финансово-промышленных групп; расширение практики и возрастание доли вывоза капитала. В конце XIX - нач XX вв. резко обострились противоречия между различными финансовыми группами и импе</w:t>
      </w:r>
      <w:r>
        <w:rPr>
          <w:color w:val="000000"/>
          <w:sz w:val="27"/>
          <w:szCs w:val="27"/>
          <w:shd w:val="clear" w:color="auto" w:fill="FFFFFF"/>
        </w:rPr>
        <w:softHyphen/>
        <w:t>риалистическими государствами за источники сырья и рынки сбыта. Т.о., монополистический капитализм стимулировал борь</w:t>
      </w:r>
      <w:r>
        <w:rPr>
          <w:color w:val="000000"/>
          <w:sz w:val="27"/>
          <w:szCs w:val="27"/>
          <w:shd w:val="clear" w:color="auto" w:fill="FFFFFF"/>
        </w:rPr>
        <w:softHyphen/>
        <w:t>бу за передел мира</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Первая мировая война продолжалась 4 года и 4 месяца. В войне участвовали 38 стран с населением свыше 1,5 млрд человек – 75 % всех жителей Земли, было убито, ранено и искалечено, по неполным данным, около 30 млн человек.</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Главной причиной Первой мировой войны стала борьба между крупнейшими империалистическими странами за передел уже поделенного мира, за новые сферы влияния, источники сырья и рынки сбыта продукции.</w:t>
      </w:r>
      <w:r>
        <w:rPr>
          <w:rStyle w:val="apple-converted-space"/>
          <w:rFonts w:ascii="Tahoma" w:hAnsi="Tahoma" w:cs="Tahoma"/>
          <w:color w:val="5F5F5F"/>
          <w:sz w:val="16"/>
          <w:szCs w:val="16"/>
        </w:rPr>
        <w:t> </w:t>
      </w:r>
      <w:r>
        <w:rPr>
          <w:rStyle w:val="a5"/>
          <w:rFonts w:ascii="Tahoma" w:hAnsi="Tahoma" w:cs="Tahoma"/>
          <w:color w:val="5F5F5F"/>
          <w:sz w:val="16"/>
          <w:szCs w:val="16"/>
        </w:rPr>
        <w:t>19 июля 1914 г.</w:t>
      </w:r>
      <w:r>
        <w:rPr>
          <w:rStyle w:val="apple-converted-space"/>
          <w:rFonts w:ascii="Tahoma" w:hAnsi="Tahoma" w:cs="Tahoma"/>
          <w:color w:val="5F5F5F"/>
          <w:sz w:val="16"/>
          <w:szCs w:val="16"/>
        </w:rPr>
        <w:t> </w:t>
      </w:r>
      <w:r>
        <w:rPr>
          <w:rFonts w:ascii="Tahoma" w:hAnsi="Tahoma" w:cs="Tahoma"/>
          <w:color w:val="5F5F5F"/>
          <w:sz w:val="16"/>
          <w:szCs w:val="16"/>
        </w:rPr>
        <w:t>Германия объявила войну России, а 21 июля – Франции, захватила Бельгию и Люксембург. 22 июля Англия объявила войну Германии. Вместе с Англией в войну вступили ее доминионы Австралия, Канада, Новая Зеландия и колония Индия. На стороне Антанты выступила Япония, на стороне Германии – Турция. Началась Первая мировая война.</w:t>
      </w:r>
    </w:p>
    <w:p w:rsidR="00864EC9" w:rsidRPr="00001EC0" w:rsidRDefault="00864EC9" w:rsidP="00864EC9">
      <w:pPr>
        <w:autoSpaceDE w:val="0"/>
        <w:autoSpaceDN w:val="0"/>
        <w:spacing w:line="0" w:lineRule="atLeast"/>
        <w:jc w:val="both"/>
        <w:rPr>
          <w:rFonts w:ascii="MinionPro-Regular" w:hAnsi="MinionPro-Regular" w:cs="MinionPro-Regular"/>
          <w:sz w:val="21"/>
          <w:szCs w:val="21"/>
        </w:rPr>
      </w:pPr>
    </w:p>
    <w:p w:rsidR="00864EC9" w:rsidRDefault="00864EC9" w:rsidP="00864EC9">
      <w:pPr>
        <w:autoSpaceDE w:val="0"/>
        <w:autoSpaceDN w:val="0"/>
        <w:adjustRightInd w:val="0"/>
        <w:rPr>
          <w:color w:val="000000"/>
          <w:sz w:val="27"/>
          <w:szCs w:val="27"/>
          <w:shd w:val="clear" w:color="auto" w:fill="FFFFFF"/>
        </w:rPr>
      </w:pPr>
      <w:r>
        <w:rPr>
          <w:color w:val="000000"/>
          <w:sz w:val="27"/>
          <w:szCs w:val="27"/>
          <w:shd w:val="clear" w:color="auto" w:fill="FFFFFF"/>
        </w:rPr>
        <w:t xml:space="preserve">    Особенно тяжелое положение сложилось на территории Беларуси. К августу 1915 г. немецкие войска в результате своего наступ</w:t>
      </w:r>
      <w:r>
        <w:rPr>
          <w:color w:val="000000"/>
          <w:sz w:val="27"/>
          <w:szCs w:val="27"/>
          <w:shd w:val="clear" w:color="auto" w:fill="FFFFFF"/>
        </w:rPr>
        <w:softHyphen/>
        <w:t>ления вплотную подошли к границам Б и. начали ее оккупа</w:t>
      </w:r>
      <w:r>
        <w:rPr>
          <w:color w:val="000000"/>
          <w:sz w:val="27"/>
          <w:szCs w:val="27"/>
          <w:shd w:val="clear" w:color="auto" w:fill="FFFFFF"/>
        </w:rPr>
        <w:softHyphen/>
        <w:t>цию. Огромными усилиями в октябре 1915 удалось стабилизировать фронт на линии Двинск - Поставы - Барановичи - Пинск. Почти по</w:t>
      </w:r>
      <w:r>
        <w:rPr>
          <w:color w:val="000000"/>
          <w:sz w:val="27"/>
          <w:szCs w:val="27"/>
          <w:shd w:val="clear" w:color="auto" w:fill="FFFFFF"/>
        </w:rPr>
        <w:softHyphen/>
        <w:t>ловина территории Б была оккупирована германскими вой</w:t>
      </w:r>
      <w:r>
        <w:rPr>
          <w:color w:val="000000"/>
          <w:sz w:val="27"/>
          <w:szCs w:val="27"/>
          <w:shd w:val="clear" w:color="auto" w:fill="FFFFFF"/>
        </w:rPr>
        <w:softHyphen/>
        <w:t>сками, около 1,5 млн. человек было эвакуировано в глубь России. В российскую армию было мобилизовано более половины трудоспо</w:t>
      </w:r>
      <w:r>
        <w:rPr>
          <w:color w:val="000000"/>
          <w:sz w:val="27"/>
          <w:szCs w:val="27"/>
          <w:shd w:val="clear" w:color="auto" w:fill="FFFFFF"/>
        </w:rPr>
        <w:softHyphen/>
        <w:t>собных мужчин, а на оборонительные работы принудительно привле</w:t>
      </w:r>
      <w:r>
        <w:rPr>
          <w:color w:val="000000"/>
          <w:sz w:val="27"/>
          <w:szCs w:val="27"/>
          <w:shd w:val="clear" w:color="auto" w:fill="FFFFFF"/>
        </w:rPr>
        <w:softHyphen/>
        <w:t>калось все население прифронтовой полосы. Реквизиции и принуди</w:t>
      </w:r>
      <w:r>
        <w:rPr>
          <w:color w:val="000000"/>
          <w:sz w:val="27"/>
          <w:szCs w:val="27"/>
          <w:shd w:val="clear" w:color="auto" w:fill="FFFFFF"/>
        </w:rPr>
        <w:softHyphen/>
        <w:t>тельные работы проводили и оккупанты. Б города и села были разрушены. Посевные площади в 1914-1917 гг. сократились более чем на половину (70%), значительно уменьшилось поголовье скота. Многие промышленные предприятия остановились. Милитаристский угар народных масс быстро прошел. Антивоен</w:t>
      </w:r>
      <w:r>
        <w:rPr>
          <w:color w:val="000000"/>
          <w:sz w:val="27"/>
          <w:szCs w:val="27"/>
          <w:shd w:val="clear" w:color="auto" w:fill="FFFFFF"/>
        </w:rPr>
        <w:softHyphen/>
        <w:t>ные настроения и выступления охватывали все новые слои городско</w:t>
      </w:r>
      <w:r>
        <w:rPr>
          <w:color w:val="000000"/>
          <w:sz w:val="27"/>
          <w:szCs w:val="27"/>
          <w:shd w:val="clear" w:color="auto" w:fill="FFFFFF"/>
        </w:rPr>
        <w:softHyphen/>
        <w:t>го и сельского населения, проникали в армию. Война внесла существенные изменения и в белорусское нацио</w:t>
      </w:r>
      <w:r>
        <w:rPr>
          <w:color w:val="000000"/>
          <w:sz w:val="27"/>
          <w:szCs w:val="27"/>
          <w:shd w:val="clear" w:color="auto" w:fill="FFFFFF"/>
        </w:rPr>
        <w:softHyphen/>
        <w:t xml:space="preserve">нальное </w:t>
      </w:r>
      <w:r>
        <w:rPr>
          <w:color w:val="000000"/>
          <w:sz w:val="27"/>
          <w:szCs w:val="27"/>
          <w:shd w:val="clear" w:color="auto" w:fill="FFFFFF"/>
        </w:rPr>
        <w:lastRenderedPageBreak/>
        <w:t>дви жение. В связи с оккупацией оно оказалось расколотым:</w:t>
      </w:r>
      <w:r>
        <w:rPr>
          <w:rStyle w:val="apple-converted-space"/>
          <w:color w:val="000000"/>
          <w:sz w:val="27"/>
          <w:szCs w:val="27"/>
          <w:shd w:val="clear" w:color="auto" w:fill="FFFFFF"/>
        </w:rPr>
        <w:t> </w:t>
      </w:r>
      <w:r>
        <w:rPr>
          <w:b/>
          <w:bCs/>
          <w:color w:val="000000"/>
          <w:sz w:val="27"/>
          <w:szCs w:val="27"/>
          <w:shd w:val="clear" w:color="auto" w:fill="FFFFFF"/>
        </w:rPr>
        <w:t>1.</w:t>
      </w:r>
      <w:r>
        <w:rPr>
          <w:color w:val="000000"/>
          <w:sz w:val="27"/>
          <w:szCs w:val="27"/>
          <w:shd w:val="clear" w:color="auto" w:fill="FFFFFF"/>
        </w:rPr>
        <w:t>на оккупированной Германией территории часть белорусских национальных деятелей вместе с национальными организациями литовцев, поляков и евреев выступила с идеей восстановления ВКЛ с сеймом в г. Вильно;</w:t>
      </w:r>
      <w:r>
        <w:rPr>
          <w:rStyle w:val="apple-converted-space"/>
          <w:color w:val="000000"/>
          <w:sz w:val="27"/>
          <w:szCs w:val="27"/>
          <w:shd w:val="clear" w:color="auto" w:fill="FFFFFF"/>
        </w:rPr>
        <w:t> </w:t>
      </w:r>
      <w:r>
        <w:rPr>
          <w:b/>
          <w:bCs/>
          <w:color w:val="000000"/>
          <w:sz w:val="27"/>
          <w:szCs w:val="27"/>
          <w:shd w:val="clear" w:color="auto" w:fill="FFFFFF"/>
        </w:rPr>
        <w:t>2</w:t>
      </w:r>
      <w:r>
        <w:rPr>
          <w:color w:val="000000"/>
          <w:sz w:val="27"/>
          <w:szCs w:val="27"/>
          <w:shd w:val="clear" w:color="auto" w:fill="FFFFFF"/>
        </w:rPr>
        <w:t>.на восточной, не оккупированной территории Беларуси до фев</w:t>
      </w:r>
      <w:r>
        <w:rPr>
          <w:color w:val="000000"/>
          <w:sz w:val="27"/>
          <w:szCs w:val="27"/>
          <w:shd w:val="clear" w:color="auto" w:fill="FFFFFF"/>
        </w:rPr>
        <w:softHyphen/>
        <w:t>ральской революции 1917 г. не было условий для развития нацио</w:t>
      </w:r>
      <w:r>
        <w:rPr>
          <w:color w:val="000000"/>
          <w:sz w:val="27"/>
          <w:szCs w:val="27"/>
          <w:shd w:val="clear" w:color="auto" w:fill="FFFFFF"/>
        </w:rPr>
        <w:softHyphen/>
        <w:t>нального движения. Очаги его возникали далеко от Бел: в Пет</w:t>
      </w:r>
      <w:r>
        <w:rPr>
          <w:color w:val="000000"/>
          <w:sz w:val="27"/>
          <w:szCs w:val="27"/>
          <w:shd w:val="clear" w:color="auto" w:fill="FFFFFF"/>
        </w:rPr>
        <w:softHyphen/>
        <w:t>рограде, Москве, Одессе. Дальнейшее развитие белорусского национального движения ста</w:t>
      </w:r>
      <w:r>
        <w:rPr>
          <w:color w:val="000000"/>
          <w:sz w:val="27"/>
          <w:szCs w:val="27"/>
          <w:shd w:val="clear" w:color="auto" w:fill="FFFFFF"/>
        </w:rPr>
        <w:softHyphen/>
        <w:t>ло возможным в результате свержения самодержавия России.</w:t>
      </w:r>
    </w:p>
    <w:p w:rsidR="00864EC9" w:rsidRPr="00001EC0" w:rsidRDefault="00864EC9" w:rsidP="00864EC9">
      <w:pPr>
        <w:spacing w:line="0" w:lineRule="atLeast"/>
        <w:jc w:val="both"/>
        <w:rPr>
          <w:b/>
          <w:lang w:val="be-BY"/>
        </w:rPr>
      </w:pPr>
      <w:r w:rsidRPr="00001EC0">
        <w:rPr>
          <w:b/>
          <w:lang w:val="be-BY"/>
        </w:rPr>
        <w:t>40. Лютаўская рэвалюцыя ў Беларусі. Устанаўленне дваеўладдзя.</w:t>
      </w:r>
    </w:p>
    <w:p w:rsidR="00864EC9" w:rsidRPr="00001EC0" w:rsidRDefault="00864EC9" w:rsidP="00864EC9">
      <w:pPr>
        <w:spacing w:line="0" w:lineRule="atLeast"/>
        <w:jc w:val="both"/>
        <w:rPr>
          <w:b/>
          <w:lang w:val="be-BY"/>
        </w:rPr>
      </w:pPr>
    </w:p>
    <w:p w:rsidR="00864EC9" w:rsidRDefault="00864EC9" w:rsidP="00864EC9">
      <w:pPr>
        <w:pStyle w:val="Default"/>
        <w:ind w:left="360" w:firstLine="900"/>
        <w:jc w:val="both"/>
        <w:rPr>
          <w:sz w:val="28"/>
          <w:szCs w:val="28"/>
        </w:rPr>
      </w:pPr>
      <w:r>
        <w:rPr>
          <w:sz w:val="28"/>
          <w:szCs w:val="28"/>
        </w:rPr>
        <w:t xml:space="preserve">К концу 1916 года в России назрела непосредственная революционная ситуация. Угрожающие размеры принял экономический кризис. Стало массовым недовольство войной. Революция 1905-07гг. не решила наболевшие вопросы. Причины, которые ее вызвали, были усилены началом Первой мировой войны и привели к второй буржуазно-демократической революции в России в 1917 году. </w:t>
      </w:r>
    </w:p>
    <w:p w:rsidR="00864EC9" w:rsidRDefault="00864EC9" w:rsidP="00864EC9">
      <w:pPr>
        <w:pStyle w:val="Default"/>
        <w:ind w:left="360" w:firstLine="900"/>
        <w:jc w:val="both"/>
        <w:rPr>
          <w:sz w:val="28"/>
          <w:szCs w:val="28"/>
        </w:rPr>
      </w:pPr>
      <w:r>
        <w:rPr>
          <w:sz w:val="28"/>
          <w:szCs w:val="28"/>
        </w:rPr>
        <w:t xml:space="preserve">Начало Февральской революции 1917г. положили массовые выступления рабочих в Петрограде. На их сторону стали переходить солдаты. 2 марта 1917г. царь Николай II отрекся от престола. Самодержавие было свергнуто. </w:t>
      </w:r>
    </w:p>
    <w:p w:rsidR="00864EC9" w:rsidRDefault="00864EC9" w:rsidP="00864EC9">
      <w:pPr>
        <w:pStyle w:val="Default"/>
        <w:ind w:left="360" w:firstLine="900"/>
        <w:jc w:val="both"/>
        <w:rPr>
          <w:sz w:val="28"/>
          <w:szCs w:val="28"/>
        </w:rPr>
      </w:pPr>
      <w:r>
        <w:rPr>
          <w:sz w:val="28"/>
          <w:szCs w:val="28"/>
        </w:rPr>
        <w:t xml:space="preserve">В Беларуси был ликвидирован старый государственный аппарат. Создавался новый – Временное правительство (буржуазное) и его «общественные комитеты порядка» на местах, в том числе и в Беларуси. Временное правительство свои полномочия осуществляло до созыва учредительного собрания (парламента), которое должно решить коренные вопросы революции: о власти, о земле и мире, национальный. </w:t>
      </w:r>
    </w:p>
    <w:p w:rsidR="00864EC9" w:rsidRDefault="00864EC9" w:rsidP="00864EC9">
      <w:pPr>
        <w:pStyle w:val="Default"/>
        <w:ind w:left="360" w:firstLine="900"/>
        <w:jc w:val="both"/>
        <w:rPr>
          <w:sz w:val="28"/>
          <w:szCs w:val="28"/>
        </w:rPr>
      </w:pPr>
      <w:r>
        <w:rPr>
          <w:sz w:val="28"/>
          <w:szCs w:val="28"/>
        </w:rPr>
        <w:t xml:space="preserve">По примеру Петрограда в городах и местечках Беларуси создавались органы революционно- демократической власти – Советы рабочих и солдатских депутатов. </w:t>
      </w:r>
    </w:p>
    <w:p w:rsidR="00864EC9" w:rsidRDefault="00864EC9" w:rsidP="00864EC9">
      <w:pPr>
        <w:pStyle w:val="Default"/>
        <w:ind w:left="360" w:firstLine="900"/>
        <w:jc w:val="both"/>
        <w:rPr>
          <w:sz w:val="28"/>
          <w:szCs w:val="28"/>
        </w:rPr>
      </w:pPr>
      <w:r>
        <w:rPr>
          <w:sz w:val="28"/>
          <w:szCs w:val="28"/>
        </w:rPr>
        <w:t xml:space="preserve">В России, в том числе и в Беларуси, возникло своеобразное положение, которое получило название «двоевластие». С одной стороны – </w:t>
      </w:r>
      <w:r w:rsidRPr="00B22032">
        <w:rPr>
          <w:b/>
          <w:sz w:val="28"/>
          <w:szCs w:val="28"/>
        </w:rPr>
        <w:t>революционно-демократическая власть пролетариата и крестьянства в лице Советов, а с другой стороны – власть буржуазии в лице комитетов</w:t>
      </w:r>
      <w:r>
        <w:rPr>
          <w:sz w:val="28"/>
          <w:szCs w:val="28"/>
        </w:rPr>
        <w:t xml:space="preserve">. Еще одной особенностью политического положения стала поддержка Советами деятельности буржуазных комитетов. Проводником такой политики стали меньшевики и эсеры, преобладавшие в Советах (они исходили из классического определения буржуазного характера революции). Устанавливалось двоевластие и в армии. </w:t>
      </w:r>
    </w:p>
    <w:p w:rsidR="00864EC9" w:rsidRDefault="00864EC9" w:rsidP="00864EC9">
      <w:pPr>
        <w:pStyle w:val="Default"/>
        <w:ind w:left="360" w:firstLine="900"/>
        <w:jc w:val="both"/>
        <w:rPr>
          <w:sz w:val="28"/>
          <w:szCs w:val="28"/>
        </w:rPr>
      </w:pPr>
      <w:r>
        <w:rPr>
          <w:sz w:val="28"/>
          <w:szCs w:val="28"/>
        </w:rPr>
        <w:t xml:space="preserve">Основные события февральской революции в Беларуси: </w:t>
      </w:r>
    </w:p>
    <w:p w:rsidR="00864EC9" w:rsidRDefault="00864EC9" w:rsidP="00864EC9">
      <w:pPr>
        <w:pStyle w:val="Default"/>
        <w:ind w:firstLine="900"/>
        <w:jc w:val="both"/>
        <w:rPr>
          <w:sz w:val="28"/>
          <w:szCs w:val="28"/>
        </w:rPr>
      </w:pPr>
      <w:r>
        <w:rPr>
          <w:sz w:val="28"/>
          <w:szCs w:val="28"/>
        </w:rPr>
        <w:t xml:space="preserve">1.свержение самодержавия; </w:t>
      </w:r>
    </w:p>
    <w:p w:rsidR="00864EC9" w:rsidRDefault="00864EC9" w:rsidP="00864EC9">
      <w:pPr>
        <w:pStyle w:val="Default"/>
        <w:ind w:firstLine="900"/>
        <w:jc w:val="both"/>
        <w:rPr>
          <w:sz w:val="28"/>
          <w:szCs w:val="28"/>
        </w:rPr>
      </w:pPr>
      <w:r>
        <w:rPr>
          <w:sz w:val="28"/>
          <w:szCs w:val="28"/>
        </w:rPr>
        <w:t xml:space="preserve">2.создание буржуазных комитетов; </w:t>
      </w:r>
    </w:p>
    <w:p w:rsidR="00864EC9" w:rsidRDefault="00864EC9" w:rsidP="00864EC9">
      <w:pPr>
        <w:pStyle w:val="Default"/>
        <w:ind w:firstLine="900"/>
        <w:jc w:val="both"/>
        <w:rPr>
          <w:sz w:val="28"/>
          <w:szCs w:val="28"/>
        </w:rPr>
      </w:pPr>
      <w:r>
        <w:rPr>
          <w:sz w:val="28"/>
          <w:szCs w:val="28"/>
        </w:rPr>
        <w:lastRenderedPageBreak/>
        <w:t xml:space="preserve">3.создание Советов; </w:t>
      </w:r>
    </w:p>
    <w:p w:rsidR="00864EC9" w:rsidRDefault="00864EC9" w:rsidP="00864EC9">
      <w:pPr>
        <w:pStyle w:val="Default"/>
        <w:ind w:firstLine="900"/>
        <w:jc w:val="both"/>
        <w:rPr>
          <w:sz w:val="28"/>
          <w:szCs w:val="28"/>
        </w:rPr>
      </w:pPr>
      <w:r>
        <w:rPr>
          <w:sz w:val="28"/>
          <w:szCs w:val="28"/>
        </w:rPr>
        <w:t xml:space="preserve">4.демократизация армии; </w:t>
      </w:r>
    </w:p>
    <w:p w:rsidR="00864EC9" w:rsidRDefault="00864EC9" w:rsidP="00864EC9">
      <w:pPr>
        <w:pStyle w:val="Default"/>
        <w:ind w:firstLine="900"/>
        <w:jc w:val="both"/>
        <w:rPr>
          <w:sz w:val="28"/>
          <w:szCs w:val="28"/>
        </w:rPr>
      </w:pPr>
      <w:r>
        <w:rPr>
          <w:sz w:val="28"/>
          <w:szCs w:val="28"/>
        </w:rPr>
        <w:t xml:space="preserve">5.тенденция к объединению белорусских национальных политических сил. </w:t>
      </w:r>
    </w:p>
    <w:p w:rsidR="00864EC9" w:rsidRDefault="00864EC9" w:rsidP="00864EC9">
      <w:pPr>
        <w:pStyle w:val="Default"/>
        <w:ind w:left="360" w:firstLine="900"/>
        <w:jc w:val="both"/>
        <w:rPr>
          <w:sz w:val="28"/>
          <w:szCs w:val="28"/>
        </w:rPr>
      </w:pPr>
      <w:r>
        <w:rPr>
          <w:sz w:val="28"/>
          <w:szCs w:val="28"/>
        </w:rPr>
        <w:t xml:space="preserve">Спецификой двоевластия в национальных районах России, в том числе и в Беларуси, было появление третьей силы – появление национальных организаций, активно поддерживающих идею национального возрождения. </w:t>
      </w:r>
    </w:p>
    <w:p w:rsidR="00864EC9" w:rsidRPr="00C22299" w:rsidRDefault="00864EC9" w:rsidP="00864EC9">
      <w:pPr>
        <w:pStyle w:val="Default"/>
        <w:rPr>
          <w:b/>
          <w:sz w:val="28"/>
          <w:szCs w:val="28"/>
        </w:rPr>
      </w:pPr>
    </w:p>
    <w:p w:rsidR="00864EC9" w:rsidRDefault="00864EC9" w:rsidP="00864EC9">
      <w:pPr>
        <w:spacing w:after="160" w:line="259" w:lineRule="auto"/>
        <w:rPr>
          <w:b/>
          <w:lang w:val="be-BY"/>
        </w:rPr>
      </w:pPr>
      <w:r w:rsidRPr="00C22299">
        <w:rPr>
          <w:b/>
          <w:lang w:val="be-BY"/>
        </w:rPr>
        <w:t xml:space="preserve">41. Беларускі нацыянальны рух у сакавіку-кастрычніку </w:t>
      </w:r>
      <w:smartTag w:uri="urn:schemas-microsoft-com:office:smarttags" w:element="metricconverter">
        <w:smartTagPr>
          <w:attr w:name="ProductID" w:val="1917 г"/>
        </w:smartTagPr>
        <w:r w:rsidRPr="00C22299">
          <w:rPr>
            <w:b/>
            <w:lang w:val="be-BY"/>
          </w:rPr>
          <w:t>1917 г</w:t>
        </w:r>
      </w:smartTag>
      <w:r w:rsidRPr="00C22299">
        <w:rPr>
          <w:b/>
          <w:lang w:val="be-BY"/>
        </w:rPr>
        <w:t xml:space="preserve">.     </w:t>
      </w:r>
    </w:p>
    <w:p w:rsidR="00864EC9" w:rsidRDefault="00864EC9" w:rsidP="00864EC9">
      <w:pPr>
        <w:pStyle w:val="Default"/>
        <w:ind w:left="360" w:firstLine="900"/>
        <w:jc w:val="both"/>
        <w:rPr>
          <w:sz w:val="28"/>
          <w:szCs w:val="28"/>
        </w:rPr>
      </w:pPr>
      <w:r>
        <w:rPr>
          <w:sz w:val="28"/>
          <w:szCs w:val="28"/>
        </w:rPr>
        <w:t xml:space="preserve">Спецификой двоевластия после Февральской революции в национальных районах России, в том числе и в Беларуси, было появление третьей силы – появление национальных организаций, активно поддерживающих идею национального возрождения. Весной 1917 года в Беларуси были созданы 23 такие организации, объединившие в своих рядах 25 тысяч членов (среди них и БСГ). В марте 1917 года в Минске состоялся съезд белорусских национальных организаций. Съезд избрал Белорусский национальный комитет в качестве центра, вокруг которого должны были объединиться все организации на платформе борьбы за автономию Беларуси в составе демократической России. Однако съезд и особенно БИК не смогли обеспечить консолидацию политических сил. </w:t>
      </w:r>
    </w:p>
    <w:p w:rsidR="00864EC9" w:rsidRDefault="00864EC9" w:rsidP="00864EC9">
      <w:pPr>
        <w:pStyle w:val="Default"/>
        <w:ind w:left="360" w:firstLine="900"/>
        <w:jc w:val="both"/>
        <w:rPr>
          <w:sz w:val="28"/>
          <w:szCs w:val="28"/>
        </w:rPr>
      </w:pPr>
      <w:r>
        <w:rPr>
          <w:sz w:val="27"/>
          <w:szCs w:val="27"/>
          <w:shd w:val="clear" w:color="auto" w:fill="FFFFFF"/>
        </w:rPr>
        <w:t>Съезд высказался за автономию Бел в составе Рос, БНК предлагалось подготовить конститу</w:t>
      </w:r>
      <w:r>
        <w:rPr>
          <w:sz w:val="27"/>
          <w:szCs w:val="27"/>
          <w:shd w:val="clear" w:color="auto" w:fill="FFFFFF"/>
        </w:rPr>
        <w:softHyphen/>
        <w:t>цию, осуществить меры по развитию национальной культуры. 8-12 июля состоялся II съезд белорусских партий и организаций. На съез</w:t>
      </w:r>
      <w:r>
        <w:rPr>
          <w:sz w:val="27"/>
          <w:szCs w:val="27"/>
          <w:shd w:val="clear" w:color="auto" w:fill="FFFFFF"/>
        </w:rPr>
        <w:softHyphen/>
        <w:t>де вместо БНК была избрана Центральная рада бел органи</w:t>
      </w:r>
      <w:r>
        <w:rPr>
          <w:sz w:val="27"/>
          <w:szCs w:val="27"/>
          <w:shd w:val="clear" w:color="auto" w:fill="FFFFFF"/>
        </w:rPr>
        <w:softHyphen/>
        <w:t>заций, перед которой была поставлена задача объединить нацио</w:t>
      </w:r>
      <w:r>
        <w:rPr>
          <w:sz w:val="27"/>
          <w:szCs w:val="27"/>
          <w:shd w:val="clear" w:color="auto" w:fill="FFFFFF"/>
        </w:rPr>
        <w:softHyphen/>
        <w:t>н движение. Однако справиться с этой Центральная рада не смогла. В октябре 1917 г. раскололась БСГ.Т.о, белорусское национальное движение накануне октябрьских событий 1917 г. оставалось ослабленным и разъединен</w:t>
      </w:r>
      <w:r>
        <w:rPr>
          <w:sz w:val="27"/>
          <w:szCs w:val="27"/>
          <w:shd w:val="clear" w:color="auto" w:fill="FFFFFF"/>
        </w:rPr>
        <w:softHyphen/>
        <w:t>ным. В это время большевики все шире разворачивали свою дея</w:t>
      </w:r>
      <w:r>
        <w:rPr>
          <w:sz w:val="27"/>
          <w:szCs w:val="27"/>
          <w:shd w:val="clear" w:color="auto" w:fill="FFFFFF"/>
        </w:rPr>
        <w:softHyphen/>
        <w:t>тельность в городах Беларуси и среди солдат Западного фронта. По</w:t>
      </w:r>
      <w:r>
        <w:rPr>
          <w:sz w:val="27"/>
          <w:szCs w:val="27"/>
          <w:shd w:val="clear" w:color="auto" w:fill="FFFFFF"/>
        </w:rPr>
        <w:softHyphen/>
        <w:t>сле VI съезда РСДРП(б), который состоялся в июле-августе 1917 г., большевики начали подготовку к захвату власти путем вооруженного восстания.</w:t>
      </w:r>
    </w:p>
    <w:p w:rsidR="00864EC9" w:rsidRDefault="00864EC9" w:rsidP="00864EC9">
      <w:pPr>
        <w:pStyle w:val="Default"/>
        <w:rPr>
          <w:sz w:val="28"/>
          <w:szCs w:val="28"/>
        </w:rPr>
      </w:pPr>
      <w:r w:rsidRPr="00A16697">
        <w:rPr>
          <w:rFonts w:ascii="TimesNewRomanPSMT" w:hAnsi="TimesNewRomanPSMT" w:cs="TimesNewRomanPSMT"/>
          <w:highlight w:val="yellow"/>
        </w:rPr>
        <w:t>Так, в сентябре 1917 г. в ходе перевыборов Советов большевики получили большинство в Минском</w:t>
      </w:r>
      <w:r>
        <w:rPr>
          <w:rFonts w:ascii="TimesNewRomanPSMT" w:hAnsi="TimesNewRomanPSMT" w:cs="TimesNewRomanPSMT"/>
          <w:highlight w:val="yellow"/>
        </w:rPr>
        <w:t xml:space="preserve"> </w:t>
      </w:r>
      <w:r w:rsidRPr="00A16697">
        <w:rPr>
          <w:rFonts w:ascii="TimesNewRomanPSMT" w:hAnsi="TimesNewRomanPSMT" w:cs="TimesNewRomanPSMT"/>
          <w:highlight w:val="yellow"/>
        </w:rPr>
        <w:t>совете рабочих и солдатских депутатов.</w:t>
      </w:r>
      <w:r>
        <w:rPr>
          <w:rFonts w:ascii="TimesNewRomanPSMT" w:hAnsi="TimesNewRomanPSMT" w:cs="TimesNewRomanPSMT"/>
          <w:highlight w:val="yellow"/>
        </w:rPr>
        <w:t xml:space="preserve"> </w:t>
      </w:r>
      <w:r w:rsidRPr="00A16697">
        <w:rPr>
          <w:rFonts w:ascii="TimesNewRomanPSMT" w:hAnsi="TimesNewRomanPSMT" w:cs="TimesNewRomanPSMT"/>
          <w:highlight w:val="yellow"/>
        </w:rPr>
        <w:t>Ведущие политические силы пытались найти</w:t>
      </w:r>
      <w:r>
        <w:rPr>
          <w:rFonts w:ascii="TimesNewRomanPSMT" w:hAnsi="TimesNewRomanPSMT" w:cs="TimesNewRomanPSMT"/>
          <w:highlight w:val="yellow"/>
        </w:rPr>
        <w:t xml:space="preserve"> </w:t>
      </w:r>
      <w:r w:rsidRPr="00A16697">
        <w:rPr>
          <w:rFonts w:ascii="TimesNewRomanPSMT" w:hAnsi="TimesNewRomanPSMT" w:cs="TimesNewRomanPSMT"/>
          <w:highlight w:val="yellow"/>
        </w:rPr>
        <w:t>выход из кризис</w:t>
      </w:r>
      <w:r>
        <w:rPr>
          <w:rFonts w:ascii="TimesNewRomanPSMT" w:hAnsi="TimesNewRomanPSMT" w:cs="TimesNewRomanPSMT"/>
        </w:rPr>
        <w:t>а.</w:t>
      </w:r>
    </w:p>
    <w:p w:rsidR="00864EC9" w:rsidRPr="00A16697" w:rsidRDefault="00864EC9" w:rsidP="00864EC9">
      <w:pPr>
        <w:autoSpaceDE w:val="0"/>
        <w:autoSpaceDN w:val="0"/>
        <w:adjustRightInd w:val="0"/>
        <w:rPr>
          <w:rFonts w:ascii="TimesNewRomanPSMT" w:hAnsi="TimesNewRomanPSMT" w:cs="TimesNewRomanPSMT"/>
          <w:highlight w:val="yellow"/>
        </w:rPr>
      </w:pPr>
      <w:r>
        <w:rPr>
          <w:rFonts w:ascii="TimesNewRomanPS-BoldMT" w:hAnsi="TimesNewRomanPS-BoldMT" w:cs="TimesNewRomanPS-BoldMT"/>
          <w:b/>
          <w:bCs/>
          <w:highlight w:val="yellow"/>
        </w:rPr>
        <w:t>В ночь с 24 на 25 ок</w:t>
      </w:r>
      <w:r w:rsidRPr="00A16697">
        <w:rPr>
          <w:rFonts w:ascii="TimesNewRomanPS-BoldMT" w:hAnsi="TimesNewRomanPS-BoldMT" w:cs="TimesNewRomanPS-BoldMT"/>
          <w:b/>
          <w:bCs/>
          <w:highlight w:val="yellow"/>
        </w:rPr>
        <w:t>тября 1917 г. в Петрограде произошло</w:t>
      </w:r>
      <w:r>
        <w:rPr>
          <w:rFonts w:ascii="TimesNewRomanPS-BoldMT" w:hAnsi="TimesNewRomanPS-BoldMT" w:cs="TimesNewRomanPS-BoldMT"/>
          <w:b/>
          <w:bCs/>
          <w:highlight w:val="yellow"/>
        </w:rPr>
        <w:t xml:space="preserve"> </w:t>
      </w:r>
      <w:r w:rsidRPr="00A16697">
        <w:rPr>
          <w:rFonts w:ascii="TimesNewRomanPS-BoldMT" w:hAnsi="TimesNewRomanPS-BoldMT" w:cs="TimesNewRomanPS-BoldMT"/>
          <w:b/>
          <w:bCs/>
          <w:highlight w:val="yellow"/>
        </w:rPr>
        <w:t>вооруженное восстание рабочих и</w:t>
      </w:r>
      <w:r>
        <w:rPr>
          <w:rFonts w:ascii="TimesNewRomanPS-BoldMT" w:hAnsi="TimesNewRomanPS-BoldMT" w:cs="TimesNewRomanPS-BoldMT"/>
          <w:b/>
          <w:bCs/>
          <w:highlight w:val="yellow"/>
        </w:rPr>
        <w:t xml:space="preserve"> </w:t>
      </w:r>
      <w:r w:rsidRPr="00A16697">
        <w:rPr>
          <w:rFonts w:ascii="TimesNewRomanPS-BoldMT" w:hAnsi="TimesNewRomanPS-BoldMT" w:cs="TimesNewRomanPS-BoldMT"/>
          <w:b/>
          <w:bCs/>
          <w:highlight w:val="yellow"/>
        </w:rPr>
        <w:t xml:space="preserve">солдат. </w:t>
      </w:r>
      <w:r w:rsidRPr="00A16697">
        <w:rPr>
          <w:rFonts w:ascii="TimesNewRomanPSMT" w:hAnsi="TimesNewRomanPSMT" w:cs="TimesNewRomanPSMT"/>
          <w:highlight w:val="yellow"/>
        </w:rPr>
        <w:t>Вечером 24 октября отряды Красной гвардии, некоторые войсковые части захватили почту,</w:t>
      </w:r>
      <w:r>
        <w:rPr>
          <w:rFonts w:ascii="TimesNewRomanPSMT" w:hAnsi="TimesNewRomanPSMT" w:cs="TimesNewRomanPSMT"/>
          <w:highlight w:val="yellow"/>
        </w:rPr>
        <w:t xml:space="preserve"> </w:t>
      </w:r>
      <w:r w:rsidRPr="00A16697">
        <w:rPr>
          <w:rFonts w:ascii="TimesNewRomanPSMT" w:hAnsi="TimesNewRomanPSMT" w:cs="TimesNewRomanPSMT"/>
          <w:highlight w:val="yellow"/>
        </w:rPr>
        <w:t>телеграф, вокзалы, мосты. Утром было опубликовано воззвание</w:t>
      </w:r>
      <w:r>
        <w:rPr>
          <w:rFonts w:ascii="TimesNewRomanPSMT" w:hAnsi="TimesNewRomanPSMT" w:cs="TimesNewRomanPSMT"/>
          <w:highlight w:val="yellow"/>
        </w:rPr>
        <w:t xml:space="preserve"> Петроградского военно-революци</w:t>
      </w:r>
      <w:r w:rsidRPr="00A16697">
        <w:rPr>
          <w:rFonts w:ascii="TimesNewRomanPSMT" w:hAnsi="TimesNewRomanPSMT" w:cs="TimesNewRomanPSMT"/>
          <w:highlight w:val="yellow"/>
        </w:rPr>
        <w:t>онного комитета, подготовленное В.И. Лениным,</w:t>
      </w:r>
    </w:p>
    <w:p w:rsidR="00864EC9" w:rsidRPr="00A16697" w:rsidRDefault="00864EC9" w:rsidP="00864EC9">
      <w:pPr>
        <w:autoSpaceDE w:val="0"/>
        <w:autoSpaceDN w:val="0"/>
        <w:adjustRightInd w:val="0"/>
        <w:rPr>
          <w:rFonts w:ascii="TimesNewRomanPSMT" w:hAnsi="TimesNewRomanPSMT" w:cs="TimesNewRomanPSMT"/>
          <w:highlight w:val="yellow"/>
        </w:rPr>
      </w:pPr>
      <w:r w:rsidRPr="00A16697">
        <w:rPr>
          <w:rFonts w:ascii="TimesNewRomanPSMT" w:hAnsi="TimesNewRomanPSMT" w:cs="TimesNewRomanPSMT"/>
          <w:highlight w:val="yellow"/>
        </w:rPr>
        <w:lastRenderedPageBreak/>
        <w:t>в котором объявлялось о свержении Временного</w:t>
      </w:r>
      <w:r>
        <w:rPr>
          <w:rFonts w:ascii="TimesNewRomanPSMT" w:hAnsi="TimesNewRomanPSMT" w:cs="TimesNewRomanPSMT"/>
          <w:highlight w:val="yellow"/>
        </w:rPr>
        <w:t xml:space="preserve"> </w:t>
      </w:r>
      <w:r w:rsidRPr="00A16697">
        <w:rPr>
          <w:rFonts w:ascii="TimesNewRomanPSMT" w:hAnsi="TimesNewRomanPSMT" w:cs="TimesNewRomanPSMT"/>
          <w:highlight w:val="yellow"/>
        </w:rPr>
        <w:t>правительства. Вечером 2</w:t>
      </w:r>
      <w:r>
        <w:rPr>
          <w:rFonts w:ascii="TimesNewRomanPSMT" w:hAnsi="TimesNewRomanPSMT" w:cs="TimesNewRomanPSMT"/>
          <w:highlight w:val="yellow"/>
        </w:rPr>
        <w:t>5 октября открылся II Всероссий</w:t>
      </w:r>
      <w:r w:rsidRPr="00A16697">
        <w:rPr>
          <w:rFonts w:ascii="TimesNewRomanPSMT" w:hAnsi="TimesNewRomanPSMT" w:cs="TimesNewRomanPSMT"/>
          <w:highlight w:val="yellow"/>
        </w:rPr>
        <w:t>ский съезд советов рабочих и солдатских депутатов. Из 649 человек 390 представляли большевиков.</w:t>
      </w:r>
    </w:p>
    <w:p w:rsidR="00864EC9" w:rsidRDefault="00864EC9" w:rsidP="00864EC9">
      <w:pPr>
        <w:autoSpaceDE w:val="0"/>
        <w:autoSpaceDN w:val="0"/>
        <w:adjustRightInd w:val="0"/>
        <w:rPr>
          <w:rFonts w:ascii="TimesNewRomanPSMT" w:hAnsi="TimesNewRomanPSMT" w:cs="TimesNewRomanPSMT"/>
        </w:rPr>
      </w:pPr>
      <w:r>
        <w:rPr>
          <w:rFonts w:ascii="TimesNewRomanPSMT" w:hAnsi="TimesNewRomanPSMT" w:cs="TimesNewRomanPSMT"/>
          <w:highlight w:val="yellow"/>
        </w:rPr>
        <w:t xml:space="preserve">      </w:t>
      </w:r>
      <w:r w:rsidRPr="00A16697">
        <w:rPr>
          <w:rFonts w:ascii="TimesNewRomanPSMT" w:hAnsi="TimesNewRomanPSMT" w:cs="TimesNewRomanPSMT"/>
          <w:highlight w:val="yellow"/>
        </w:rPr>
        <w:t>От Беларуси и солдат Западного фронта присутствовал</w:t>
      </w:r>
      <w:r>
        <w:rPr>
          <w:rFonts w:ascii="TimesNewRomanPSMT" w:hAnsi="TimesNewRomanPSMT" w:cs="TimesNewRomanPSMT"/>
          <w:highlight w:val="yellow"/>
        </w:rPr>
        <w:t xml:space="preserve"> </w:t>
      </w:r>
      <w:r w:rsidRPr="00A16697">
        <w:rPr>
          <w:rFonts w:ascii="TimesNewRomanPSMT" w:hAnsi="TimesNewRomanPSMT" w:cs="TimesNewRomanPSMT"/>
          <w:highlight w:val="yellow"/>
        </w:rPr>
        <w:t>51</w:t>
      </w:r>
      <w:r>
        <w:rPr>
          <w:rFonts w:ascii="TimesNewRomanPSMT" w:hAnsi="TimesNewRomanPSMT" w:cs="TimesNewRomanPSMT"/>
        </w:rPr>
        <w:t xml:space="preserve"> человек.</w:t>
      </w:r>
    </w:p>
    <w:p w:rsidR="00864EC9" w:rsidRDefault="00864EC9" w:rsidP="00864EC9">
      <w:pPr>
        <w:spacing w:after="160" w:line="259" w:lineRule="auto"/>
        <w:rPr>
          <w:rFonts w:ascii="TimesNewRomanPSMT" w:hAnsi="TimesNewRomanPSMT" w:cs="TimesNewRomanPSMT"/>
        </w:rPr>
      </w:pPr>
      <w:r>
        <w:rPr>
          <w:rFonts w:ascii="TimesNewRomanPSMT" w:hAnsi="TimesNewRomanPSMT" w:cs="TimesNewRomanPSMT"/>
        </w:rPr>
        <w:t>.</w:t>
      </w:r>
    </w:p>
    <w:p w:rsidR="00864EC9" w:rsidRDefault="00864EC9" w:rsidP="00864EC9">
      <w:pPr>
        <w:autoSpaceDE w:val="0"/>
        <w:autoSpaceDN w:val="0"/>
        <w:adjustRightInd w:val="0"/>
        <w:rPr>
          <w:rFonts w:ascii="TimesNewRomanPSMT" w:hAnsi="TimesNewRomanPSMT" w:cs="TimesNewRomanPSMT"/>
          <w:highlight w:val="yellow"/>
        </w:rPr>
      </w:pPr>
      <w:r w:rsidRPr="00A16697">
        <w:rPr>
          <w:rFonts w:ascii="TimesNewRomanPSMT" w:hAnsi="TimesNewRomanPSMT" w:cs="TimesNewRomanPSMT"/>
          <w:highlight w:val="yellow"/>
        </w:rPr>
        <w:t>Съезд принял решение о</w:t>
      </w:r>
      <w:r>
        <w:rPr>
          <w:rFonts w:ascii="TimesNewRomanPSMT" w:hAnsi="TimesNewRomanPSMT" w:cs="TimesNewRomanPSMT"/>
          <w:highlight w:val="yellow"/>
        </w:rPr>
        <w:t xml:space="preserve"> </w:t>
      </w:r>
      <w:r w:rsidRPr="00A16697">
        <w:rPr>
          <w:rFonts w:ascii="TimesNewRomanPSMT" w:hAnsi="TimesNewRomanPSMT" w:cs="TimesNewRomanPSMT"/>
          <w:highlight w:val="yellow"/>
        </w:rPr>
        <w:t>переходе власти к советам. Учреждался Совет н</w:t>
      </w:r>
      <w:r>
        <w:rPr>
          <w:rFonts w:ascii="TimesNewRomanPSMT" w:hAnsi="TimesNewRomanPSMT" w:cs="TimesNewRomanPSMT"/>
          <w:highlight w:val="yellow"/>
        </w:rPr>
        <w:t>а</w:t>
      </w:r>
      <w:r w:rsidRPr="00A16697">
        <w:rPr>
          <w:rFonts w:ascii="TimesNewRomanPSMT" w:hAnsi="TimesNewRomanPSMT" w:cs="TimesNewRomanPSMT"/>
          <w:highlight w:val="yellow"/>
        </w:rPr>
        <w:t>родных комиссар</w:t>
      </w:r>
      <w:r>
        <w:rPr>
          <w:rFonts w:ascii="TimesNewRomanPSMT" w:hAnsi="TimesNewRomanPSMT" w:cs="TimesNewRomanPSMT"/>
          <w:highlight w:val="yellow"/>
        </w:rPr>
        <w:t>ов как временное рабочее и крес</w:t>
      </w:r>
      <w:r w:rsidRPr="00A16697">
        <w:rPr>
          <w:rFonts w:ascii="TimesNewRomanPSMT" w:hAnsi="TimesNewRomanPSMT" w:cs="TimesNewRomanPSMT"/>
          <w:highlight w:val="yellow"/>
        </w:rPr>
        <w:t>тьянское правительство. Были приняты Декрет</w:t>
      </w:r>
      <w:r>
        <w:rPr>
          <w:rFonts w:ascii="TimesNewRomanPSMT" w:hAnsi="TimesNewRomanPSMT" w:cs="TimesNewRomanPSMT"/>
          <w:highlight w:val="yellow"/>
        </w:rPr>
        <w:t xml:space="preserve">  </w:t>
      </w:r>
      <w:r w:rsidRPr="00A16697">
        <w:rPr>
          <w:rFonts w:ascii="TimesNewRomanPSMT" w:hAnsi="TimesNewRomanPSMT" w:cs="TimesNewRomanPSMT"/>
          <w:highlight w:val="yellow"/>
        </w:rPr>
        <w:t>о земле, отменявший частную собственность на</w:t>
      </w:r>
      <w:r>
        <w:rPr>
          <w:rFonts w:ascii="TimesNewRomanPSMT" w:hAnsi="TimesNewRomanPSMT" w:cs="TimesNewRomanPSMT"/>
          <w:highlight w:val="yellow"/>
        </w:rPr>
        <w:t xml:space="preserve"> </w:t>
      </w:r>
      <w:r w:rsidRPr="00A16697">
        <w:rPr>
          <w:rFonts w:ascii="TimesNewRomanPSMT" w:hAnsi="TimesNewRomanPSMT" w:cs="TimesNewRomanPSMT"/>
          <w:highlight w:val="yellow"/>
        </w:rPr>
        <w:t>землю, Декрет о мире, постановление об отмене</w:t>
      </w:r>
      <w:r>
        <w:rPr>
          <w:rFonts w:ascii="TimesNewRomanPSMT" w:hAnsi="TimesNewRomanPSMT" w:cs="TimesNewRomanPSMT"/>
          <w:highlight w:val="yellow"/>
        </w:rPr>
        <w:t xml:space="preserve"> </w:t>
      </w:r>
      <w:r w:rsidRPr="00A16697">
        <w:rPr>
          <w:rFonts w:ascii="TimesNewRomanPSMT" w:hAnsi="TimesNewRomanPSMT" w:cs="TimesNewRomanPSMT"/>
          <w:highlight w:val="yellow"/>
        </w:rPr>
        <w:t>смертной казни.</w:t>
      </w:r>
    </w:p>
    <w:p w:rsidR="00864EC9" w:rsidRPr="00A16697" w:rsidRDefault="00864EC9" w:rsidP="00864EC9">
      <w:pPr>
        <w:autoSpaceDE w:val="0"/>
        <w:autoSpaceDN w:val="0"/>
        <w:adjustRightInd w:val="0"/>
        <w:rPr>
          <w:rFonts w:ascii="TimesNewRomanPSMT" w:hAnsi="TimesNewRomanPSMT" w:cs="TimesNewRomanPSMT"/>
          <w:highlight w:val="yellow"/>
        </w:rPr>
      </w:pPr>
      <w:r>
        <w:rPr>
          <w:rFonts w:ascii="TimesNewRomanPSMT" w:hAnsi="TimesNewRomanPSMT" w:cs="TimesNewRomanPSMT"/>
          <w:highlight w:val="yellow"/>
        </w:rPr>
        <w:t xml:space="preserve">       </w:t>
      </w:r>
      <w:r w:rsidRPr="00A16697">
        <w:rPr>
          <w:rFonts w:ascii="TimesNewRomanPSMT" w:hAnsi="TimesNewRomanPSMT" w:cs="TimesNewRomanPSMT"/>
          <w:highlight w:val="yellow"/>
        </w:rPr>
        <w:t>26 октября 1917 г. исполком Минского совета</w:t>
      </w:r>
      <w:r>
        <w:rPr>
          <w:rFonts w:ascii="TimesNewRomanPSMT" w:hAnsi="TimesNewRomanPSMT" w:cs="TimesNewRomanPSMT"/>
          <w:highlight w:val="yellow"/>
        </w:rPr>
        <w:t xml:space="preserve"> </w:t>
      </w:r>
      <w:r w:rsidRPr="00A16697">
        <w:rPr>
          <w:rFonts w:ascii="TimesNewRomanPSMT" w:hAnsi="TimesNewRomanPSMT" w:cs="TimesNewRomanPSMT"/>
          <w:highlight w:val="yellow"/>
        </w:rPr>
        <w:t>объявил о переходе власти в руки Совета рабочих</w:t>
      </w:r>
      <w:r>
        <w:rPr>
          <w:rFonts w:ascii="TimesNewRomanPSMT" w:hAnsi="TimesNewRomanPSMT" w:cs="TimesNewRomanPSMT"/>
          <w:highlight w:val="yellow"/>
        </w:rPr>
        <w:t xml:space="preserve"> </w:t>
      </w:r>
      <w:r w:rsidRPr="00A16697">
        <w:rPr>
          <w:rFonts w:ascii="TimesNewRomanPSMT" w:hAnsi="TimesNewRomanPSMT" w:cs="TimesNewRomanPSMT"/>
          <w:highlight w:val="yellow"/>
        </w:rPr>
        <w:t>и солдатских депутатов</w:t>
      </w:r>
      <w:r>
        <w:rPr>
          <w:rFonts w:ascii="TimesNewRomanPSMT" w:hAnsi="TimesNewRomanPSMT" w:cs="TimesNewRomanPSMT"/>
          <w:highlight w:val="yellow"/>
        </w:rPr>
        <w:t>.</w:t>
      </w:r>
    </w:p>
    <w:p w:rsidR="00864EC9" w:rsidRPr="00C22299" w:rsidRDefault="00864EC9" w:rsidP="00864EC9">
      <w:pPr>
        <w:spacing w:after="160" w:line="259" w:lineRule="auto"/>
        <w:rPr>
          <w:b/>
        </w:rPr>
      </w:pPr>
    </w:p>
    <w:p w:rsidR="00864EC9" w:rsidRPr="00CB0378" w:rsidRDefault="00864EC9" w:rsidP="00864EC9">
      <w:pPr>
        <w:spacing w:line="0" w:lineRule="atLeast"/>
        <w:jc w:val="both"/>
        <w:rPr>
          <w:lang w:val="be-BY"/>
        </w:rPr>
      </w:pPr>
      <w:r w:rsidRPr="00B526C9">
        <w:rPr>
          <w:b/>
          <w:lang w:val="be-BY"/>
        </w:rPr>
        <w:t>42. Кастрычніцкая рэвалюцыя і ўсталяванне савецкай улады ў Беларусі</w:t>
      </w:r>
      <w:r w:rsidRPr="00CB0378">
        <w:rPr>
          <w:lang w:val="be-BY"/>
        </w:rPr>
        <w:t>.</w:t>
      </w:r>
    </w:p>
    <w:p w:rsidR="00864EC9" w:rsidRDefault="00864EC9" w:rsidP="00864EC9">
      <w:pPr>
        <w:spacing w:line="0" w:lineRule="atLeast"/>
        <w:jc w:val="both"/>
        <w:rPr>
          <w:rFonts w:ascii="TimesNewRomanPS-BoldMT" w:hAnsi="TimesNewRomanPS-BoldMT" w:cs="TimesNewRomanPS-BoldMT"/>
          <w:b/>
          <w:bCs/>
        </w:rPr>
      </w:pPr>
      <w:r>
        <w:rPr>
          <w:rFonts w:ascii="TimesNewRomanPS-BoldMT" w:hAnsi="TimesNewRomanPS-BoldMT" w:cs="TimesNewRomanPS-BoldMT"/>
          <w:b/>
          <w:bCs/>
          <w:highlight w:val="yellow"/>
        </w:rPr>
        <w:t>В ночь с 24 на 25 ок</w:t>
      </w:r>
      <w:r w:rsidRPr="00A16697">
        <w:rPr>
          <w:rFonts w:ascii="TimesNewRomanPS-BoldMT" w:hAnsi="TimesNewRomanPS-BoldMT" w:cs="TimesNewRomanPS-BoldMT"/>
          <w:b/>
          <w:bCs/>
          <w:highlight w:val="yellow"/>
        </w:rPr>
        <w:t>тября 1917 г. в Петрограде произошло</w:t>
      </w:r>
      <w:r>
        <w:rPr>
          <w:rFonts w:ascii="TimesNewRomanPS-BoldMT" w:hAnsi="TimesNewRomanPS-BoldMT" w:cs="TimesNewRomanPS-BoldMT"/>
          <w:b/>
          <w:bCs/>
          <w:highlight w:val="yellow"/>
        </w:rPr>
        <w:t xml:space="preserve"> </w:t>
      </w:r>
      <w:r w:rsidRPr="00A16697">
        <w:rPr>
          <w:rFonts w:ascii="TimesNewRomanPS-BoldMT" w:hAnsi="TimesNewRomanPS-BoldMT" w:cs="TimesNewRomanPS-BoldMT"/>
          <w:b/>
          <w:bCs/>
          <w:highlight w:val="yellow"/>
        </w:rPr>
        <w:t>вооруженное восстание рабочих и</w:t>
      </w:r>
      <w:r>
        <w:rPr>
          <w:rFonts w:ascii="TimesNewRomanPS-BoldMT" w:hAnsi="TimesNewRomanPS-BoldMT" w:cs="TimesNewRomanPS-BoldMT"/>
          <w:b/>
          <w:bCs/>
          <w:highlight w:val="yellow"/>
        </w:rPr>
        <w:t xml:space="preserve"> </w:t>
      </w:r>
      <w:r w:rsidRPr="00A16697">
        <w:rPr>
          <w:rFonts w:ascii="TimesNewRomanPS-BoldMT" w:hAnsi="TimesNewRomanPS-BoldMT" w:cs="TimesNewRomanPS-BoldMT"/>
          <w:b/>
          <w:bCs/>
          <w:highlight w:val="yellow"/>
        </w:rPr>
        <w:t>солдат</w:t>
      </w:r>
      <w:r>
        <w:rPr>
          <w:rFonts w:ascii="TimesNewRomanPS-BoldMT" w:hAnsi="TimesNewRomanPS-BoldMT" w:cs="TimesNewRomanPS-BoldMT"/>
          <w:b/>
          <w:bCs/>
        </w:rPr>
        <w:t>.</w:t>
      </w:r>
    </w:p>
    <w:p w:rsidR="00864EC9" w:rsidRDefault="00864EC9" w:rsidP="00864EC9">
      <w:pPr>
        <w:spacing w:line="0" w:lineRule="atLeast"/>
        <w:jc w:val="both"/>
        <w:rPr>
          <w:rFonts w:ascii="Tahoma" w:hAnsi="Tahoma" w:cs="Tahoma"/>
          <w:color w:val="5F5F5F"/>
          <w:sz w:val="16"/>
          <w:szCs w:val="16"/>
        </w:rPr>
      </w:pPr>
      <w:r>
        <w:rPr>
          <w:rFonts w:ascii="Tahoma" w:hAnsi="Tahoma" w:cs="Tahoma"/>
          <w:color w:val="5F5F5F"/>
          <w:sz w:val="16"/>
          <w:szCs w:val="16"/>
        </w:rPr>
        <w:t>В октябре 1917 г. территория Беларуси по-прежнему была разделена на две части линией фронта, проходившей через Двинск – Сморгонь – Барановичи – Пинск. На запад от линии фронта хозяйничали германские оккупанты, Центральная и Восточная Беларусь была прифронтовой территорией русских войск. Советская власть устанавливалась только на неоккупированной части территории Беларуси</w:t>
      </w:r>
    </w:p>
    <w:p w:rsidR="00864EC9" w:rsidRDefault="00864EC9" w:rsidP="00864EC9">
      <w:pPr>
        <w:autoSpaceDE w:val="0"/>
        <w:autoSpaceDN w:val="0"/>
        <w:adjustRightInd w:val="0"/>
        <w:rPr>
          <w:rFonts w:ascii="TimesNewRomanPSMT" w:hAnsi="TimesNewRomanPSMT" w:cs="TimesNewRomanPSMT"/>
          <w:highlight w:val="yellow"/>
        </w:rPr>
      </w:pPr>
      <w:r w:rsidRPr="00A16697">
        <w:rPr>
          <w:rFonts w:ascii="TimesNewRomanPSMT" w:hAnsi="TimesNewRomanPSMT" w:cs="TimesNewRomanPSMT"/>
          <w:highlight w:val="yellow"/>
        </w:rPr>
        <w:t>Вечером 2</w:t>
      </w:r>
      <w:r>
        <w:rPr>
          <w:rFonts w:ascii="TimesNewRomanPSMT" w:hAnsi="TimesNewRomanPSMT" w:cs="TimesNewRomanPSMT"/>
          <w:highlight w:val="yellow"/>
        </w:rPr>
        <w:t>5 октября открылся II Всероссий</w:t>
      </w:r>
      <w:r w:rsidRPr="00A16697">
        <w:rPr>
          <w:rFonts w:ascii="TimesNewRomanPSMT" w:hAnsi="TimesNewRomanPSMT" w:cs="TimesNewRomanPSMT"/>
          <w:highlight w:val="yellow"/>
        </w:rPr>
        <w:t>ский съезд советов рабочих и солдатских депутатов. Из 649 человек 390 представляли большевиков.</w:t>
      </w:r>
    </w:p>
    <w:p w:rsidR="00864EC9" w:rsidRDefault="00864EC9" w:rsidP="00864EC9">
      <w:pPr>
        <w:autoSpaceDE w:val="0"/>
        <w:autoSpaceDN w:val="0"/>
        <w:adjustRightInd w:val="0"/>
        <w:rPr>
          <w:rFonts w:ascii="TimesNewRomanPSMT" w:hAnsi="TimesNewRomanPSMT" w:cs="TimesNewRomanPSMT"/>
          <w:highlight w:val="yellow"/>
        </w:rPr>
      </w:pPr>
      <w:r w:rsidRPr="00A16697">
        <w:rPr>
          <w:rFonts w:ascii="TimesNewRomanPSMT" w:hAnsi="TimesNewRomanPSMT" w:cs="TimesNewRomanPSMT"/>
          <w:highlight w:val="yellow"/>
        </w:rPr>
        <w:t>Съезд принял решение о</w:t>
      </w:r>
      <w:r>
        <w:rPr>
          <w:rFonts w:ascii="TimesNewRomanPSMT" w:hAnsi="TimesNewRomanPSMT" w:cs="TimesNewRomanPSMT"/>
          <w:highlight w:val="yellow"/>
        </w:rPr>
        <w:t xml:space="preserve"> </w:t>
      </w:r>
      <w:r w:rsidRPr="00A16697">
        <w:rPr>
          <w:rFonts w:ascii="TimesNewRomanPSMT" w:hAnsi="TimesNewRomanPSMT" w:cs="TimesNewRomanPSMT"/>
          <w:highlight w:val="yellow"/>
        </w:rPr>
        <w:t>переходе власти к советам. Учреждался Совет н</w:t>
      </w:r>
      <w:r>
        <w:rPr>
          <w:rFonts w:ascii="TimesNewRomanPSMT" w:hAnsi="TimesNewRomanPSMT" w:cs="TimesNewRomanPSMT"/>
          <w:highlight w:val="yellow"/>
        </w:rPr>
        <w:t>а</w:t>
      </w:r>
      <w:r w:rsidRPr="00A16697">
        <w:rPr>
          <w:rFonts w:ascii="TimesNewRomanPSMT" w:hAnsi="TimesNewRomanPSMT" w:cs="TimesNewRomanPSMT"/>
          <w:highlight w:val="yellow"/>
        </w:rPr>
        <w:t>родных комиссар</w:t>
      </w:r>
      <w:r>
        <w:rPr>
          <w:rFonts w:ascii="TimesNewRomanPSMT" w:hAnsi="TimesNewRomanPSMT" w:cs="TimesNewRomanPSMT"/>
          <w:highlight w:val="yellow"/>
        </w:rPr>
        <w:t>ов как временное рабочее и крес</w:t>
      </w:r>
      <w:r w:rsidRPr="00A16697">
        <w:rPr>
          <w:rFonts w:ascii="TimesNewRomanPSMT" w:hAnsi="TimesNewRomanPSMT" w:cs="TimesNewRomanPSMT"/>
          <w:highlight w:val="yellow"/>
        </w:rPr>
        <w:t>тьянское правительство. Были приняты Декрет</w:t>
      </w:r>
      <w:r>
        <w:rPr>
          <w:rFonts w:ascii="TimesNewRomanPSMT" w:hAnsi="TimesNewRomanPSMT" w:cs="TimesNewRomanPSMT"/>
          <w:highlight w:val="yellow"/>
        </w:rPr>
        <w:t xml:space="preserve">  </w:t>
      </w:r>
      <w:r w:rsidRPr="00A16697">
        <w:rPr>
          <w:rFonts w:ascii="TimesNewRomanPSMT" w:hAnsi="TimesNewRomanPSMT" w:cs="TimesNewRomanPSMT"/>
          <w:highlight w:val="yellow"/>
        </w:rPr>
        <w:t>о земле, отменявший частную собственность на</w:t>
      </w:r>
      <w:r>
        <w:rPr>
          <w:rFonts w:ascii="TimesNewRomanPSMT" w:hAnsi="TimesNewRomanPSMT" w:cs="TimesNewRomanPSMT"/>
          <w:highlight w:val="yellow"/>
        </w:rPr>
        <w:t xml:space="preserve"> </w:t>
      </w:r>
      <w:r w:rsidRPr="00A16697">
        <w:rPr>
          <w:rFonts w:ascii="TimesNewRomanPSMT" w:hAnsi="TimesNewRomanPSMT" w:cs="TimesNewRomanPSMT"/>
          <w:highlight w:val="yellow"/>
        </w:rPr>
        <w:t>землю, Декрет о мире, постановление об отмене</w:t>
      </w:r>
      <w:r>
        <w:rPr>
          <w:rFonts w:ascii="TimesNewRomanPSMT" w:hAnsi="TimesNewRomanPSMT" w:cs="TimesNewRomanPSMT"/>
          <w:highlight w:val="yellow"/>
        </w:rPr>
        <w:t xml:space="preserve"> </w:t>
      </w:r>
      <w:r w:rsidRPr="00A16697">
        <w:rPr>
          <w:rFonts w:ascii="TimesNewRomanPSMT" w:hAnsi="TimesNewRomanPSMT" w:cs="TimesNewRomanPSMT"/>
          <w:highlight w:val="yellow"/>
        </w:rPr>
        <w:t>смертной</w:t>
      </w:r>
      <w:r>
        <w:rPr>
          <w:rFonts w:ascii="TimesNewRomanPSMT" w:hAnsi="TimesNewRomanPSMT" w:cs="TimesNewRomanPSMT"/>
          <w:highlight w:val="yellow"/>
        </w:rPr>
        <w:t>.</w:t>
      </w:r>
    </w:p>
    <w:p w:rsidR="00864EC9" w:rsidRPr="00F25D7D"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25D7D">
        <w:rPr>
          <w:rFonts w:ascii="Tahoma" w:hAnsi="Tahoma" w:cs="Tahoma"/>
          <w:color w:val="5F5F5F"/>
          <w:sz w:val="22"/>
          <w:szCs w:val="22"/>
        </w:rPr>
        <w:t>На власть в нашем крае претендовали также белорусские национальные организации. Признавая советскую власть в России, белорусские национальные партии и организации не признавали ее на территории Беларуси. Они выступали за создание демократической краевой власти.</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25D7D">
        <w:rPr>
          <w:rFonts w:ascii="Tahoma" w:hAnsi="Tahoma" w:cs="Tahoma"/>
          <w:color w:val="5F5F5F"/>
          <w:sz w:val="22"/>
          <w:szCs w:val="22"/>
        </w:rPr>
        <w:t xml:space="preserve">В ноябре 1917 г. из делегатов от белорусских губерний на I Всероссийском съезде крестьянских депутатов был создан Белорусский областной комитет (БОК). Он выступал за автономию Беларуси в составе Российской Федерации. </w:t>
      </w:r>
    </w:p>
    <w:p w:rsidR="00864EC9" w:rsidRPr="00F25D7D"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25D7D">
        <w:rPr>
          <w:rFonts w:ascii="Tahoma" w:hAnsi="Tahoma" w:cs="Tahoma"/>
          <w:color w:val="5F5F5F"/>
          <w:sz w:val="22"/>
          <w:szCs w:val="22"/>
        </w:rPr>
        <w:t>На протяжении</w:t>
      </w:r>
      <w:r w:rsidRPr="00F25D7D">
        <w:rPr>
          <w:rStyle w:val="apple-converted-space"/>
          <w:rFonts w:ascii="Tahoma" w:hAnsi="Tahoma" w:cs="Tahoma"/>
          <w:color w:val="5F5F5F"/>
          <w:sz w:val="22"/>
          <w:szCs w:val="22"/>
        </w:rPr>
        <w:t> </w:t>
      </w:r>
      <w:r w:rsidRPr="00F25D7D">
        <w:rPr>
          <w:rStyle w:val="a5"/>
          <w:rFonts w:ascii="Tahoma" w:hAnsi="Tahoma" w:cs="Tahoma"/>
          <w:color w:val="5F5F5F"/>
          <w:sz w:val="22"/>
          <w:szCs w:val="22"/>
        </w:rPr>
        <w:t>октября – ноября 1917 г.</w:t>
      </w:r>
      <w:r w:rsidRPr="00F25D7D">
        <w:rPr>
          <w:rStyle w:val="apple-converted-space"/>
          <w:rFonts w:ascii="Tahoma" w:hAnsi="Tahoma" w:cs="Tahoma"/>
          <w:color w:val="5F5F5F"/>
          <w:sz w:val="22"/>
          <w:szCs w:val="22"/>
        </w:rPr>
        <w:t> </w:t>
      </w:r>
      <w:r w:rsidRPr="00F25D7D">
        <w:rPr>
          <w:rFonts w:ascii="Tahoma" w:hAnsi="Tahoma" w:cs="Tahoma"/>
          <w:color w:val="5F5F5F"/>
          <w:sz w:val="22"/>
          <w:szCs w:val="22"/>
        </w:rPr>
        <w:t xml:space="preserve">советская власть была установлена на всей неоккупированной территории Беларуси. В ноябре 1917 г. в Минске был создан высший орган советской власти </w:t>
      </w:r>
      <w:r w:rsidRPr="00E12182">
        <w:rPr>
          <w:rFonts w:ascii="Tahoma" w:hAnsi="Tahoma" w:cs="Tahoma"/>
          <w:b/>
          <w:color w:val="5F5F5F"/>
          <w:sz w:val="22"/>
          <w:szCs w:val="22"/>
        </w:rPr>
        <w:t>–</w:t>
      </w:r>
      <w:r w:rsidRPr="00E12182">
        <w:rPr>
          <w:rStyle w:val="apple-converted-space"/>
          <w:rFonts w:ascii="Tahoma" w:hAnsi="Tahoma" w:cs="Tahoma"/>
          <w:b/>
          <w:color w:val="5F5F5F"/>
          <w:sz w:val="22"/>
          <w:szCs w:val="22"/>
        </w:rPr>
        <w:t> </w:t>
      </w:r>
      <w:r w:rsidRPr="00E12182">
        <w:rPr>
          <w:rStyle w:val="a5"/>
          <w:rFonts w:ascii="Tahoma" w:hAnsi="Tahoma" w:cs="Tahoma"/>
          <w:b/>
          <w:color w:val="5F5F5F"/>
          <w:sz w:val="22"/>
          <w:szCs w:val="22"/>
        </w:rPr>
        <w:t>Областной исполнительный Комитет Западной области и</w:t>
      </w:r>
      <w:r w:rsidRPr="00F25D7D">
        <w:rPr>
          <w:rStyle w:val="a5"/>
          <w:rFonts w:ascii="Tahoma" w:hAnsi="Tahoma" w:cs="Tahoma"/>
          <w:color w:val="5F5F5F"/>
          <w:sz w:val="22"/>
          <w:szCs w:val="22"/>
        </w:rPr>
        <w:t xml:space="preserve"> фронта (Облисполкомзап)</w:t>
      </w:r>
      <w:r w:rsidRPr="00F25D7D">
        <w:rPr>
          <w:rStyle w:val="apple-converted-space"/>
          <w:rFonts w:ascii="Tahoma" w:hAnsi="Tahoma" w:cs="Tahoma"/>
          <w:color w:val="5F5F5F"/>
          <w:sz w:val="22"/>
          <w:szCs w:val="22"/>
        </w:rPr>
        <w:t> </w:t>
      </w:r>
      <w:r w:rsidRPr="00F25D7D">
        <w:rPr>
          <w:rFonts w:ascii="Tahoma" w:hAnsi="Tahoma" w:cs="Tahoma"/>
          <w:color w:val="5F5F5F"/>
          <w:sz w:val="22"/>
          <w:szCs w:val="22"/>
        </w:rPr>
        <w:t>во главе с большевиком М. Рогозинским. Исполнительным органом власти стал</w:t>
      </w:r>
      <w:r w:rsidRPr="00F25D7D">
        <w:rPr>
          <w:rStyle w:val="apple-converted-space"/>
          <w:rFonts w:ascii="Tahoma" w:hAnsi="Tahoma" w:cs="Tahoma"/>
          <w:color w:val="5F5F5F"/>
          <w:sz w:val="22"/>
          <w:szCs w:val="22"/>
        </w:rPr>
        <w:t> </w:t>
      </w:r>
      <w:r w:rsidRPr="00E12182">
        <w:rPr>
          <w:rStyle w:val="a5"/>
          <w:rFonts w:ascii="Tahoma" w:hAnsi="Tahoma" w:cs="Tahoma"/>
          <w:b/>
          <w:color w:val="5F5F5F"/>
          <w:sz w:val="22"/>
          <w:szCs w:val="22"/>
        </w:rPr>
        <w:t>Совет Народных Комиссаров (СНК) Западной области и фронта</w:t>
      </w:r>
      <w:r w:rsidRPr="00E12182">
        <w:rPr>
          <w:rFonts w:ascii="Tahoma" w:hAnsi="Tahoma" w:cs="Tahoma"/>
          <w:b/>
          <w:color w:val="5F5F5F"/>
          <w:sz w:val="22"/>
          <w:szCs w:val="22"/>
        </w:rPr>
        <w:t>,</w:t>
      </w:r>
      <w:r w:rsidRPr="00F25D7D">
        <w:rPr>
          <w:rFonts w:ascii="Tahoma" w:hAnsi="Tahoma" w:cs="Tahoma"/>
          <w:color w:val="5F5F5F"/>
          <w:sz w:val="22"/>
          <w:szCs w:val="22"/>
        </w:rPr>
        <w:t xml:space="preserve"> возглавляемый К. Ландером. Большевистские организации, действовавшие как объединенная сила, возглавлял</w:t>
      </w:r>
      <w:r w:rsidRPr="00F25D7D">
        <w:rPr>
          <w:rStyle w:val="apple-converted-space"/>
          <w:rFonts w:ascii="Tahoma" w:hAnsi="Tahoma" w:cs="Tahoma"/>
          <w:color w:val="5F5F5F"/>
          <w:sz w:val="22"/>
          <w:szCs w:val="22"/>
        </w:rPr>
        <w:t> </w:t>
      </w:r>
      <w:r w:rsidRPr="00F25D7D">
        <w:rPr>
          <w:rStyle w:val="a5"/>
          <w:rFonts w:ascii="Tahoma" w:hAnsi="Tahoma" w:cs="Tahoma"/>
          <w:color w:val="5F5F5F"/>
          <w:sz w:val="22"/>
          <w:szCs w:val="22"/>
        </w:rPr>
        <w:t>Северо-Западный областной комитет РСДРП (б),</w:t>
      </w:r>
      <w:r w:rsidRPr="00F25D7D">
        <w:rPr>
          <w:rStyle w:val="apple-converted-space"/>
          <w:rFonts w:ascii="Tahoma" w:hAnsi="Tahoma" w:cs="Tahoma"/>
          <w:i/>
          <w:iCs/>
          <w:color w:val="5F5F5F"/>
          <w:sz w:val="22"/>
          <w:szCs w:val="22"/>
        </w:rPr>
        <w:t> </w:t>
      </w:r>
      <w:r w:rsidRPr="00F25D7D">
        <w:rPr>
          <w:rFonts w:ascii="Tahoma" w:hAnsi="Tahoma" w:cs="Tahoma"/>
          <w:color w:val="5F5F5F"/>
          <w:sz w:val="22"/>
          <w:szCs w:val="22"/>
        </w:rPr>
        <w:t>председателем которого был А. Мясников.</w:t>
      </w:r>
    </w:p>
    <w:p w:rsidR="00864EC9" w:rsidRPr="00F25D7D"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25D7D">
        <w:rPr>
          <w:rFonts w:ascii="Tahoma" w:hAnsi="Tahoma" w:cs="Tahoma"/>
          <w:color w:val="5F5F5F"/>
          <w:sz w:val="22"/>
          <w:szCs w:val="22"/>
        </w:rPr>
        <w:lastRenderedPageBreak/>
        <w:t>осуществлялись революционные преобразования: проводилась национализация банков и промышленности, устанавливался рабочий контроль над производством и потреблением продуктов, вводился 8-часовой рабочий день, конфисковывались помещичьи земли и создавались первые коллективные хозяйства крестьян, расширялась сеть школьных учреждений, вводилось бесплатное образование, разворачивалась работа по ликвидации неграмотности среди взрослого населения.</w:t>
      </w:r>
    </w:p>
    <w:p w:rsidR="00864EC9" w:rsidRPr="00F25D7D"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25D7D">
        <w:rPr>
          <w:rStyle w:val="apple-converted-space"/>
          <w:rFonts w:ascii="Tahoma" w:hAnsi="Tahoma" w:cs="Tahoma"/>
          <w:color w:val="5F5F5F"/>
          <w:sz w:val="22"/>
          <w:szCs w:val="22"/>
        </w:rPr>
        <w:t> </w:t>
      </w:r>
      <w:r w:rsidRPr="00F25D7D">
        <w:rPr>
          <w:rFonts w:ascii="Tahoma" w:hAnsi="Tahoma" w:cs="Tahoma"/>
          <w:color w:val="5F5F5F"/>
          <w:sz w:val="22"/>
          <w:szCs w:val="22"/>
        </w:rPr>
        <w:t>Руководство наиболее влиятельных белорусских национальных партий и организаций не поддержало Октябрьскую революцию</w:t>
      </w:r>
      <w:r>
        <w:rPr>
          <w:rFonts w:ascii="Tahoma" w:hAnsi="Tahoma" w:cs="Tahoma"/>
          <w:color w:val="5F5F5F"/>
          <w:sz w:val="22"/>
          <w:szCs w:val="22"/>
        </w:rPr>
        <w:t>.</w:t>
      </w:r>
      <w:r w:rsidRPr="00F25D7D">
        <w:rPr>
          <w:rFonts w:ascii="Tahoma" w:hAnsi="Tahoma" w:cs="Tahoma"/>
          <w:color w:val="5F5F5F"/>
          <w:sz w:val="22"/>
          <w:szCs w:val="22"/>
        </w:rPr>
        <w:t xml:space="preserve"> Если до революции белорусские национальные деятели добивались для Беларуси краевой автономии в составе Российской Федерации, то теперь они требовали создания независимого белорусского государства в форме буржуазной парламентской республики с Учредительным собранием.</w:t>
      </w:r>
    </w:p>
    <w:p w:rsidR="00864EC9" w:rsidRPr="00F25D7D"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25D7D">
        <w:rPr>
          <w:rFonts w:ascii="Tahoma" w:hAnsi="Tahoma" w:cs="Tahoma"/>
          <w:color w:val="5F5F5F"/>
          <w:sz w:val="22"/>
          <w:szCs w:val="22"/>
        </w:rPr>
        <w:t>Большие надежды они возлагали на</w:t>
      </w:r>
      <w:r w:rsidRPr="00F25D7D">
        <w:rPr>
          <w:rStyle w:val="apple-converted-space"/>
          <w:rFonts w:ascii="Tahoma" w:hAnsi="Tahoma" w:cs="Tahoma"/>
          <w:color w:val="5F5F5F"/>
          <w:sz w:val="22"/>
          <w:szCs w:val="22"/>
        </w:rPr>
        <w:t> </w:t>
      </w:r>
      <w:r w:rsidRPr="00F25D7D">
        <w:rPr>
          <w:rStyle w:val="a5"/>
          <w:rFonts w:ascii="Tahoma" w:hAnsi="Tahoma" w:cs="Tahoma"/>
          <w:color w:val="5F5F5F"/>
          <w:sz w:val="22"/>
          <w:szCs w:val="22"/>
        </w:rPr>
        <w:t>I Всебелорусский съезд</w:t>
      </w:r>
      <w:r w:rsidRPr="00F25D7D">
        <w:rPr>
          <w:rFonts w:ascii="Tahoma" w:hAnsi="Tahoma" w:cs="Tahoma"/>
          <w:color w:val="5F5F5F"/>
          <w:sz w:val="22"/>
          <w:szCs w:val="22"/>
        </w:rPr>
        <w:t>, который проходил в Минске</w:t>
      </w:r>
      <w:r w:rsidRPr="00F25D7D">
        <w:rPr>
          <w:rStyle w:val="apple-converted-space"/>
          <w:rFonts w:ascii="Tahoma" w:hAnsi="Tahoma" w:cs="Tahoma"/>
          <w:color w:val="5F5F5F"/>
          <w:sz w:val="22"/>
          <w:szCs w:val="22"/>
        </w:rPr>
        <w:t> </w:t>
      </w:r>
      <w:r w:rsidRPr="00F25D7D">
        <w:rPr>
          <w:rStyle w:val="a5"/>
          <w:rFonts w:ascii="Tahoma" w:hAnsi="Tahoma" w:cs="Tahoma"/>
          <w:color w:val="5F5F5F"/>
          <w:sz w:val="22"/>
          <w:szCs w:val="22"/>
        </w:rPr>
        <w:t>15–17 декабря 1917 г.</w:t>
      </w:r>
      <w:r w:rsidRPr="00F25D7D">
        <w:rPr>
          <w:rStyle w:val="apple-converted-space"/>
          <w:rFonts w:ascii="Tahoma" w:hAnsi="Tahoma" w:cs="Tahoma"/>
          <w:color w:val="5F5F5F"/>
          <w:sz w:val="22"/>
          <w:szCs w:val="22"/>
        </w:rPr>
        <w:t> </w:t>
      </w:r>
      <w:r w:rsidRPr="00F25D7D">
        <w:rPr>
          <w:rFonts w:ascii="Tahoma" w:hAnsi="Tahoma" w:cs="Tahoma"/>
          <w:color w:val="5F5F5F"/>
          <w:sz w:val="22"/>
          <w:szCs w:val="22"/>
        </w:rPr>
        <w:t>Главным на съезде был вопрос о власти. Делегаты съезда приняли решение создать из своего состава</w:t>
      </w:r>
      <w:r>
        <w:rPr>
          <w:rFonts w:ascii="Tahoma" w:hAnsi="Tahoma" w:cs="Tahoma"/>
          <w:color w:val="5F5F5F"/>
          <w:sz w:val="22"/>
          <w:szCs w:val="22"/>
        </w:rPr>
        <w:t xml:space="preserve"> </w:t>
      </w:r>
      <w:r w:rsidRPr="00F25D7D">
        <w:rPr>
          <w:rStyle w:val="a5"/>
          <w:rFonts w:ascii="Tahoma" w:hAnsi="Tahoma" w:cs="Tahoma"/>
          <w:color w:val="5F5F5F"/>
          <w:sz w:val="22"/>
          <w:szCs w:val="22"/>
        </w:rPr>
        <w:t>Всебелорусский Совет крестьянских, рабочих и солдатских депутатов</w:t>
      </w:r>
      <w:r w:rsidRPr="00F25D7D">
        <w:rPr>
          <w:rStyle w:val="apple-converted-space"/>
          <w:rFonts w:ascii="Tahoma" w:hAnsi="Tahoma" w:cs="Tahoma"/>
          <w:color w:val="5F5F5F"/>
          <w:sz w:val="22"/>
          <w:szCs w:val="22"/>
        </w:rPr>
        <w:t> </w:t>
      </w:r>
      <w:r w:rsidRPr="00F25D7D">
        <w:rPr>
          <w:rFonts w:ascii="Tahoma" w:hAnsi="Tahoma" w:cs="Tahoma"/>
          <w:color w:val="5F5F5F"/>
          <w:sz w:val="22"/>
          <w:szCs w:val="22"/>
        </w:rPr>
        <w:t>и передать ему всю власть в крае. Органы советской власти на территории Беларуси не признавались.</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25D7D">
        <w:rPr>
          <w:rFonts w:ascii="Tahoma" w:hAnsi="Tahoma" w:cs="Tahoma"/>
          <w:color w:val="5F5F5F"/>
          <w:sz w:val="22"/>
          <w:szCs w:val="22"/>
        </w:rPr>
        <w:t xml:space="preserve">СНК Западной области и фронта ночью 18 декабря 1917 г. распустил съезд, члены президиума и ряд делегатов были арестованы (через несколько дней отпущены на свободу). Часть делегатов, которые не были арестованы, на нелегальном заседании 18 декабря 1917 г. передали краевую власть Раде Всебелорусского съезда. </w:t>
      </w:r>
    </w:p>
    <w:p w:rsidR="00864EC9" w:rsidRPr="00F25D7D" w:rsidRDefault="00864EC9" w:rsidP="00864EC9">
      <w:pPr>
        <w:autoSpaceDE w:val="0"/>
        <w:autoSpaceDN w:val="0"/>
        <w:adjustRightInd w:val="0"/>
        <w:rPr>
          <w:rFonts w:ascii="TimesNewRomanPSMT" w:hAnsi="TimesNewRomanPSMT" w:cs="TimesNewRomanPSMT"/>
          <w:sz w:val="22"/>
          <w:szCs w:val="22"/>
          <w:highlight w:val="yellow"/>
        </w:rPr>
      </w:pPr>
      <w:r>
        <w:rPr>
          <w:rFonts w:ascii="Tahoma" w:hAnsi="Tahoma" w:cs="Tahoma"/>
          <w:color w:val="5F5F5F"/>
          <w:sz w:val="22"/>
          <w:szCs w:val="22"/>
        </w:rPr>
        <w:t>.</w:t>
      </w:r>
    </w:p>
    <w:p w:rsidR="00864EC9" w:rsidRPr="00A7738C" w:rsidRDefault="00864EC9" w:rsidP="00864EC9">
      <w:pPr>
        <w:spacing w:line="0" w:lineRule="atLeast"/>
        <w:jc w:val="both"/>
        <w:rPr>
          <w:b/>
          <w:lang w:val="be-BY"/>
        </w:rPr>
      </w:pPr>
      <w:r w:rsidRPr="00A7738C">
        <w:rPr>
          <w:b/>
          <w:lang w:val="be-BY"/>
        </w:rPr>
        <w:t>43. Утварэнне Беларускай Народнай Рэспублікі і яе дзейнасць на акупаванай немцамі тэрыторыі.</w:t>
      </w:r>
    </w:p>
    <w:p w:rsidR="00864EC9" w:rsidRPr="00A7738C" w:rsidRDefault="00864EC9" w:rsidP="00864EC9">
      <w:pPr>
        <w:spacing w:line="0" w:lineRule="atLeast"/>
        <w:jc w:val="both"/>
        <w:rPr>
          <w:b/>
          <w:sz w:val="22"/>
          <w:szCs w:val="22"/>
          <w:lang w:val="be-BY"/>
        </w:rPr>
      </w:pPr>
    </w:p>
    <w:p w:rsidR="00864EC9" w:rsidRPr="00A7738C" w:rsidRDefault="00864EC9" w:rsidP="00864EC9">
      <w:pPr>
        <w:autoSpaceDE w:val="0"/>
        <w:autoSpaceDN w:val="0"/>
        <w:adjustRightInd w:val="0"/>
        <w:rPr>
          <w:rFonts w:ascii="MinionPro-Regular" w:hAnsi="MinionPro-Regular" w:cs="MinionPro-Regular"/>
          <w:sz w:val="22"/>
          <w:szCs w:val="22"/>
        </w:rPr>
      </w:pPr>
      <w:r w:rsidRPr="00A7738C">
        <w:rPr>
          <w:rFonts w:ascii="MinionPro-Regular" w:hAnsi="MinionPro-Regular" w:cs="MinionPro-Regular"/>
          <w:sz w:val="22"/>
          <w:szCs w:val="22"/>
        </w:rPr>
        <w:t>В феврале 1918 г. немцы начали наступление по всему фронту. Большевистское руководство спешно эвакуировалось из Минска в Смоленск.</w:t>
      </w:r>
    </w:p>
    <w:p w:rsidR="00864EC9" w:rsidRPr="00A7738C" w:rsidRDefault="00864EC9" w:rsidP="00864EC9">
      <w:pPr>
        <w:autoSpaceDE w:val="0"/>
        <w:autoSpaceDN w:val="0"/>
        <w:adjustRightInd w:val="0"/>
        <w:rPr>
          <w:rFonts w:ascii="MinionPro-Regular" w:hAnsi="MinionPro-Regular" w:cs="MinionPro-Regular"/>
          <w:sz w:val="22"/>
          <w:szCs w:val="22"/>
        </w:rPr>
      </w:pPr>
      <w:r w:rsidRPr="00A7738C">
        <w:rPr>
          <w:rFonts w:ascii="MinionPro-Regular" w:hAnsi="MinionPro-Regular" w:cs="MinionPro-Regular"/>
          <w:sz w:val="22"/>
          <w:szCs w:val="22"/>
        </w:rPr>
        <w:t xml:space="preserve">В этих условиях Исполком Рады </w:t>
      </w:r>
      <w:r w:rsidRPr="005D72AB">
        <w:rPr>
          <w:rFonts w:ascii="MinionPro-Regular" w:hAnsi="MinionPro-Regular" w:cs="MinionPro-Regular"/>
          <w:b/>
          <w:sz w:val="22"/>
          <w:szCs w:val="22"/>
        </w:rPr>
        <w:t>21 февраля 1918 г. издал Первую уставную грамоту</w:t>
      </w:r>
      <w:r w:rsidRPr="00A7738C">
        <w:rPr>
          <w:rFonts w:ascii="MinionPro-Regular" w:hAnsi="MinionPro-Regular" w:cs="MinionPro-Regular"/>
          <w:sz w:val="22"/>
          <w:szCs w:val="22"/>
        </w:rPr>
        <w:t>, в которой провозгласил себя высшей властью на территории Беларуси. Из членов Исполкома был создан Народный секретариат Беларуси (во главе с Я. Воронко), который стал первым белорусским</w:t>
      </w:r>
    </w:p>
    <w:p w:rsidR="00864EC9" w:rsidRPr="00A7738C" w:rsidRDefault="00864EC9" w:rsidP="00864EC9">
      <w:pPr>
        <w:autoSpaceDE w:val="0"/>
        <w:autoSpaceDN w:val="0"/>
        <w:adjustRightInd w:val="0"/>
        <w:rPr>
          <w:rFonts w:ascii="MinionPro-Regular" w:hAnsi="MinionPro-Regular" w:cs="MinionPro-Regular"/>
          <w:sz w:val="22"/>
          <w:szCs w:val="22"/>
        </w:rPr>
      </w:pPr>
      <w:r w:rsidRPr="00A7738C">
        <w:rPr>
          <w:rFonts w:ascii="MinionPro-Regular" w:hAnsi="MinionPro-Regular" w:cs="MinionPro-Regular"/>
          <w:sz w:val="22"/>
          <w:szCs w:val="22"/>
        </w:rPr>
        <w:t>правительством.</w:t>
      </w:r>
    </w:p>
    <w:p w:rsidR="00864EC9" w:rsidRPr="00A7738C" w:rsidRDefault="00864EC9" w:rsidP="00864EC9">
      <w:pPr>
        <w:autoSpaceDE w:val="0"/>
        <w:autoSpaceDN w:val="0"/>
        <w:adjustRightInd w:val="0"/>
        <w:rPr>
          <w:rFonts w:ascii="MinionPro-Regular" w:hAnsi="MinionPro-Regular" w:cs="MinionPro-Regular"/>
          <w:sz w:val="22"/>
          <w:szCs w:val="22"/>
        </w:rPr>
      </w:pPr>
      <w:r w:rsidRPr="00A7738C">
        <w:rPr>
          <w:rFonts w:ascii="MinionPro-Regular" w:hAnsi="MinionPro-Regular" w:cs="MinionPro-Regular"/>
          <w:sz w:val="22"/>
          <w:szCs w:val="22"/>
        </w:rPr>
        <w:t xml:space="preserve">21 февраля 1918 г. немцы вступили в Минск. Будучи не в состоянии остановить немецкое наступление, правительство Советской России </w:t>
      </w:r>
      <w:r w:rsidRPr="00B22032">
        <w:rPr>
          <w:rFonts w:ascii="MinionPro-Regular" w:hAnsi="MinionPro-Regular" w:cs="MinionPro-Regular"/>
          <w:b/>
          <w:sz w:val="22"/>
          <w:szCs w:val="22"/>
        </w:rPr>
        <w:t>3 марта 1918 г. пошло на заключение в Брест-Литовске мирного договора</w:t>
      </w:r>
      <w:r w:rsidRPr="00A7738C">
        <w:rPr>
          <w:rFonts w:ascii="MinionPro-Regular" w:hAnsi="MinionPro-Regular" w:cs="MinionPro-Regular"/>
          <w:sz w:val="22"/>
          <w:szCs w:val="22"/>
        </w:rPr>
        <w:t xml:space="preserve">. Значительная часть Беларуси оставалась под немецкой оккупацией. 9 марта 1918 г. Исполком Рады издал </w:t>
      </w:r>
      <w:r w:rsidRPr="005D72AB">
        <w:rPr>
          <w:rFonts w:ascii="MinionPro-Regular" w:hAnsi="MinionPro-Regular" w:cs="MinionPro-Regular"/>
          <w:b/>
          <w:sz w:val="22"/>
          <w:szCs w:val="22"/>
        </w:rPr>
        <w:t xml:space="preserve">Вторую уставную грамоту, </w:t>
      </w:r>
      <w:r w:rsidRPr="00A7738C">
        <w:rPr>
          <w:rFonts w:ascii="MinionPro-Regular" w:hAnsi="MinionPro-Regular" w:cs="MinionPro-Regular"/>
          <w:sz w:val="22"/>
          <w:szCs w:val="22"/>
        </w:rPr>
        <w:t xml:space="preserve">в которой провозглашалось создание Белорусской Народной Республики в границах расселения и численного преимущества белорусского народа. 25 марта 1918 г. Рада БНР приняла </w:t>
      </w:r>
      <w:r w:rsidRPr="005D72AB">
        <w:rPr>
          <w:rFonts w:ascii="MinionPro-Regular" w:hAnsi="MinionPro-Regular" w:cs="MinionPro-Regular"/>
          <w:b/>
          <w:sz w:val="22"/>
          <w:szCs w:val="22"/>
        </w:rPr>
        <w:t>Третью уставную грамоту</w:t>
      </w:r>
      <w:r w:rsidRPr="00A7738C">
        <w:rPr>
          <w:rFonts w:ascii="MinionPro-Regular" w:hAnsi="MinionPro-Regular" w:cs="MinionPro-Regular"/>
          <w:sz w:val="22"/>
          <w:szCs w:val="22"/>
        </w:rPr>
        <w:t>, в которой провозглашалась независимость БНР.</w:t>
      </w:r>
    </w:p>
    <w:p w:rsidR="00864EC9" w:rsidRPr="00A7738C" w:rsidRDefault="00864EC9" w:rsidP="00864EC9">
      <w:pPr>
        <w:autoSpaceDE w:val="0"/>
        <w:autoSpaceDN w:val="0"/>
        <w:adjustRightInd w:val="0"/>
        <w:rPr>
          <w:rFonts w:ascii="MinionPro-Regular" w:hAnsi="MinionPro-Regular" w:cs="MinionPro-Regular"/>
          <w:sz w:val="22"/>
          <w:szCs w:val="22"/>
        </w:rPr>
      </w:pPr>
      <w:r w:rsidRPr="00A7738C">
        <w:rPr>
          <w:rFonts w:ascii="MinionPro-Regular" w:hAnsi="MinionPro-Regular" w:cs="MinionPro-Regular"/>
          <w:sz w:val="22"/>
          <w:szCs w:val="22"/>
        </w:rPr>
        <w:t>Германия де-юре не признала независимости БНР, однако оккупацонные власти предоставили ей некоторые полномочия в сфере торговли, образования, социального обеспечения и др. Издавались учебники,открывались белорусские школы, выдавались белорусские паспорта.В качестве национальной символики были утверждены герб «Погоня» и бело-красно-белый флаг.</w:t>
      </w:r>
    </w:p>
    <w:p w:rsidR="00864EC9" w:rsidRDefault="00864EC9" w:rsidP="00864EC9">
      <w:pPr>
        <w:autoSpaceDE w:val="0"/>
        <w:autoSpaceDN w:val="0"/>
        <w:adjustRightInd w:val="0"/>
        <w:rPr>
          <w:rFonts w:ascii="MinionPro-Regular" w:hAnsi="MinionPro-Regular" w:cs="MinionPro-Regular"/>
          <w:sz w:val="22"/>
          <w:szCs w:val="22"/>
        </w:rPr>
      </w:pPr>
      <w:r w:rsidRPr="00A7738C">
        <w:rPr>
          <w:rFonts w:ascii="MinionPro-Regular" w:hAnsi="MinionPro-Regular" w:cs="MinionPro-Regular"/>
          <w:sz w:val="22"/>
          <w:szCs w:val="22"/>
        </w:rPr>
        <w:t xml:space="preserve">После капитуляции Германии в ноябре 1918 г. Красная армия перешла в наступление и правительство БНР вынуждено было эмигрировать. Попытка решить национально-государственные проблемы набуржуазно-демократической основе не удалась. Но провозглашение </w:t>
      </w:r>
      <w:r w:rsidRPr="00A7738C">
        <w:rPr>
          <w:rFonts w:ascii="MinionPro-Regular" w:hAnsi="MinionPro-Regular" w:cs="MinionPro-Regular"/>
          <w:sz w:val="22"/>
          <w:szCs w:val="22"/>
        </w:rPr>
        <w:lastRenderedPageBreak/>
        <w:t>БНР и претензии Польши на белорусские территории вынудили советское правительство обратиться к белорусскому вопросу. Решение о создании Белорусской Советской Социалистической Республики было принято на VI Северо-Западной областной конференции большевиков, которая проходила 30–31 декабря 1918 г. в Смоленске и была переименована в I съезд Коммунистической партии большевиков Беларуси. 1 января 1919 г. было создано Временное рабоче-крестьянское правительство во главе с Д. Жилуновичем и принят Манифест о провозглашении БССР.</w:t>
      </w:r>
    </w:p>
    <w:p w:rsidR="00864EC9" w:rsidRPr="00A7738C" w:rsidRDefault="00864EC9" w:rsidP="00864EC9">
      <w:pPr>
        <w:spacing w:line="0" w:lineRule="atLeast"/>
        <w:jc w:val="both"/>
        <w:rPr>
          <w:b/>
          <w:lang w:val="be-BY"/>
        </w:rPr>
      </w:pPr>
      <w:r w:rsidRPr="00A7738C">
        <w:rPr>
          <w:b/>
          <w:lang w:val="be-BY"/>
        </w:rPr>
        <w:t>44. Праблема дзяржаўнага самавызначэння Беларусі. Усебеларускі з’езд (снежань 1917 г.) і яго вынікі.</w:t>
      </w:r>
    </w:p>
    <w:p w:rsidR="00864EC9" w:rsidRPr="00053018" w:rsidRDefault="00864EC9" w:rsidP="00864EC9">
      <w:pPr>
        <w:pStyle w:val="Default"/>
        <w:ind w:firstLine="900"/>
        <w:jc w:val="both"/>
      </w:pPr>
      <w:r w:rsidRPr="00053018">
        <w:t xml:space="preserve">В белорусском национальном движении после Октябрьской социалистической революции можно выделить 2 основные течения. </w:t>
      </w:r>
    </w:p>
    <w:p w:rsidR="00864EC9" w:rsidRPr="00053018" w:rsidRDefault="00864EC9" w:rsidP="00864EC9">
      <w:pPr>
        <w:pStyle w:val="Default"/>
        <w:ind w:firstLine="900"/>
        <w:jc w:val="both"/>
      </w:pPr>
      <w:r w:rsidRPr="00053018">
        <w:t>1. Социал-демократическое течение, объединявшее сторонников Великой Белорусской Рады (ВБР), Центральной Армейской Белорусской Рады, Белорусского исполнительного комитета Западного фронта</w:t>
      </w:r>
      <w:r>
        <w:t xml:space="preserve"> (Облиспокомзап)</w:t>
      </w:r>
      <w:r w:rsidRPr="00053018">
        <w:t xml:space="preserve">, Белорусской Социалистической Громады, социалистов-революционеров, меньшевиков. </w:t>
      </w:r>
    </w:p>
    <w:p w:rsidR="00864EC9" w:rsidRPr="00053018" w:rsidRDefault="00864EC9" w:rsidP="00864EC9">
      <w:pPr>
        <w:pStyle w:val="Default"/>
        <w:ind w:firstLine="900"/>
        <w:jc w:val="both"/>
      </w:pPr>
      <w:r w:rsidRPr="00053018">
        <w:t xml:space="preserve">2. Коммунистическое течение, объединявшее сторонников Белорусского областного комитета, большевиков-белорусов, левое крыло БСГ. </w:t>
      </w:r>
    </w:p>
    <w:p w:rsidR="00864EC9" w:rsidRDefault="00864EC9" w:rsidP="00864EC9">
      <w:pPr>
        <w:pStyle w:val="Default"/>
        <w:ind w:firstLine="900"/>
        <w:jc w:val="both"/>
      </w:pPr>
      <w:r w:rsidRPr="00053018">
        <w:rPr>
          <w:b/>
          <w:bCs/>
        </w:rPr>
        <w:t>2 ноября 1917г. большевики провозгласили «Декларацию прав и народов России»</w:t>
      </w:r>
      <w:r w:rsidRPr="00053018">
        <w:t xml:space="preserve">, которая признавала право народов России на государственное самоопределение. На основании этого документа </w:t>
      </w:r>
      <w:r w:rsidRPr="00053018">
        <w:rPr>
          <w:b/>
          <w:bCs/>
        </w:rPr>
        <w:t xml:space="preserve">ВБР решила созвать в Минске в декабре 1917г. Первый Всебелорусский Съезд </w:t>
      </w:r>
      <w:r w:rsidRPr="00053018">
        <w:t xml:space="preserve">(конгресс).  </w:t>
      </w:r>
    </w:p>
    <w:p w:rsidR="00864EC9" w:rsidRPr="00053018" w:rsidRDefault="00864EC9" w:rsidP="00864EC9">
      <w:pPr>
        <w:pStyle w:val="Default"/>
        <w:ind w:firstLine="900"/>
        <w:jc w:val="both"/>
      </w:pPr>
      <w:r w:rsidRPr="00053018">
        <w:t xml:space="preserve">Среди первоочередных задач были объявлены: создание системы бесплатного обучения; основание университетов, сельскохозяйственных и политехнических институтов недопущение раздела Беларуси между соседними государствами и восстановление нанесённого хозяйственного ущерба за счёт воюющих государств; бесплатная передача земли трудовому народу в лице всенародно избранных Земельных комитетов. </w:t>
      </w:r>
      <w:r w:rsidRPr="00053018">
        <w:rPr>
          <w:b/>
          <w:bCs/>
          <w:i/>
          <w:iCs/>
        </w:rPr>
        <w:t xml:space="preserve">Созываемый съезд должен был организовать органы власти демократической Беларуси. </w:t>
      </w:r>
    </w:p>
    <w:p w:rsidR="00864EC9" w:rsidRPr="00053018" w:rsidRDefault="00864EC9" w:rsidP="00864EC9">
      <w:pPr>
        <w:pStyle w:val="Default"/>
        <w:ind w:left="140" w:firstLine="900"/>
        <w:jc w:val="both"/>
      </w:pPr>
      <w:r w:rsidRPr="00053018">
        <w:t xml:space="preserve"> </w:t>
      </w:r>
      <w:r w:rsidRPr="00053018">
        <w:rPr>
          <w:i/>
          <w:iCs/>
        </w:rPr>
        <w:t xml:space="preserve">«...Образовавшийся в Петрограде </w:t>
      </w:r>
      <w:r w:rsidRPr="00053018">
        <w:rPr>
          <w:b/>
          <w:i/>
          <w:iCs/>
        </w:rPr>
        <w:t>Белорусский Областной Комитет</w:t>
      </w:r>
      <w:r>
        <w:rPr>
          <w:b/>
          <w:i/>
          <w:iCs/>
        </w:rPr>
        <w:t xml:space="preserve"> выступал за</w:t>
      </w:r>
      <w:r>
        <w:rPr>
          <w:i/>
          <w:iCs/>
        </w:rPr>
        <w:t xml:space="preserve"> идею</w:t>
      </w:r>
      <w:r w:rsidRPr="00053018">
        <w:rPr>
          <w:i/>
          <w:iCs/>
        </w:rPr>
        <w:t xml:space="preserve"> образования Автономно-свободной Белоруссии, как части Российской Федеративной Республики</w:t>
      </w:r>
      <w:r w:rsidRPr="00053018">
        <w:t xml:space="preserve">». </w:t>
      </w:r>
    </w:p>
    <w:p w:rsidR="00864EC9" w:rsidRPr="00053018" w:rsidRDefault="00864EC9" w:rsidP="00864EC9">
      <w:pPr>
        <w:pStyle w:val="Default"/>
        <w:ind w:firstLine="900"/>
        <w:jc w:val="both"/>
      </w:pPr>
      <w:r w:rsidRPr="00053018">
        <w:t xml:space="preserve">Всероссийский </w:t>
      </w:r>
      <w:r>
        <w:t>ЦИК</w:t>
      </w:r>
      <w:r w:rsidRPr="00053018">
        <w:t xml:space="preserve"> разрешил проведение в Минске Первого всебелорусского съезда, однако Облисполкомзап должен был чётко следить за характером обсуждаемых вопросов и принимаемых деклараций. </w:t>
      </w:r>
    </w:p>
    <w:p w:rsidR="00864EC9" w:rsidRPr="00053018" w:rsidRDefault="00864EC9" w:rsidP="00864EC9">
      <w:pPr>
        <w:pStyle w:val="Default"/>
        <w:ind w:firstLine="900"/>
        <w:jc w:val="both"/>
      </w:pPr>
      <w:r w:rsidRPr="00053018">
        <w:rPr>
          <w:b/>
          <w:bCs/>
        </w:rPr>
        <w:t>15 декабря 1917г. начал работу Первый Всебелорусский съезд в Минске</w:t>
      </w:r>
      <w:r w:rsidRPr="00053018">
        <w:t xml:space="preserve">, присутствовало более </w:t>
      </w:r>
      <w:r w:rsidRPr="00053018">
        <w:rPr>
          <w:b/>
          <w:bCs/>
        </w:rPr>
        <w:t xml:space="preserve">1800 делегатов </w:t>
      </w:r>
      <w:r w:rsidRPr="00053018">
        <w:t xml:space="preserve">со всех регионов Беларуси, преобладали социалисты-революционеры и члены БСГ, большевики и их сторонники имели 115 представителей  </w:t>
      </w:r>
    </w:p>
    <w:p w:rsidR="00864EC9" w:rsidRPr="00053018" w:rsidRDefault="00864EC9" w:rsidP="00864EC9">
      <w:pPr>
        <w:pStyle w:val="Default"/>
        <w:ind w:firstLine="900"/>
        <w:jc w:val="both"/>
      </w:pPr>
      <w:r w:rsidRPr="00053018">
        <w:t xml:space="preserve">  </w:t>
      </w:r>
      <w:r w:rsidRPr="00053018">
        <w:rPr>
          <w:rFonts w:ascii="Tahoma" w:hAnsi="Tahoma" w:cs="Tahoma"/>
          <w:color w:val="5F5F5F"/>
        </w:rPr>
        <w:t xml:space="preserve">Главным на съезде был вопрос о власти. Делегаты съезда приняли решение создать из своего состава </w:t>
      </w:r>
      <w:r w:rsidRPr="00053018">
        <w:rPr>
          <w:rStyle w:val="a5"/>
          <w:rFonts w:ascii="Tahoma" w:hAnsi="Tahoma" w:cs="Tahoma"/>
          <w:color w:val="5F5F5F"/>
        </w:rPr>
        <w:t>Всебелорусский Совет крестьянских, рабочих и солдатских депутатов</w:t>
      </w:r>
      <w:r w:rsidRPr="00053018">
        <w:rPr>
          <w:rStyle w:val="apple-converted-space"/>
          <w:rFonts w:ascii="Tahoma" w:hAnsi="Tahoma" w:cs="Tahoma"/>
          <w:color w:val="5F5F5F"/>
        </w:rPr>
        <w:t> </w:t>
      </w:r>
      <w:r w:rsidRPr="00053018">
        <w:rPr>
          <w:rFonts w:ascii="Tahoma" w:hAnsi="Tahoma" w:cs="Tahoma"/>
          <w:color w:val="5F5F5F"/>
        </w:rPr>
        <w:t xml:space="preserve">и передать ему всю власть в крае. Органы советской власти на территории Беларуси не признавались. </w:t>
      </w:r>
    </w:p>
    <w:p w:rsidR="00864EC9" w:rsidRPr="00053018" w:rsidRDefault="00864EC9" w:rsidP="00864EC9">
      <w:pPr>
        <w:pStyle w:val="Default"/>
        <w:ind w:firstLine="900"/>
        <w:jc w:val="both"/>
      </w:pPr>
      <w:r w:rsidRPr="00053018">
        <w:rPr>
          <w:i/>
          <w:iCs/>
        </w:rPr>
        <w:t xml:space="preserve">. </w:t>
      </w:r>
      <w:r w:rsidRPr="00053018">
        <w:t>Уже с первого пункта постановления данного съезда было понятно, что на территории Беларуси большевики могут потерять власть.</w:t>
      </w:r>
    </w:p>
    <w:p w:rsidR="00864EC9" w:rsidRPr="00053018"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053018">
        <w:rPr>
          <w:rFonts w:ascii="Tahoma" w:hAnsi="Tahoma" w:cs="Tahoma"/>
          <w:color w:val="5F5F5F"/>
        </w:rPr>
        <w:t xml:space="preserve">СНК Западной области и фронта ночью 18 декабря 1917 г. распустил съезд, члены президиума и ряд делегатов были арестованы (через несколько дней отпущены на свободу). Часть делегатов, которые не были арестованы, на нелегальном заседании 18 декабря 1917 г. передали краевую власть Раде Всебелорусского съезда. 21 декабря 1917 г. из состава Рады был избран </w:t>
      </w:r>
      <w:r w:rsidRPr="00053018">
        <w:rPr>
          <w:rFonts w:ascii="Tahoma" w:hAnsi="Tahoma" w:cs="Tahoma"/>
          <w:color w:val="5F5F5F"/>
        </w:rPr>
        <w:lastRenderedPageBreak/>
        <w:t>Исполнительный комитет из 10 человек как центр консолидации всех антисоветских и антибольшевистских сил в Беларуси.</w:t>
      </w:r>
    </w:p>
    <w:p w:rsidR="00864EC9" w:rsidRPr="00053018" w:rsidRDefault="00864EC9" w:rsidP="00864EC9">
      <w:pPr>
        <w:pStyle w:val="Default"/>
        <w:ind w:firstLine="900"/>
        <w:jc w:val="both"/>
      </w:pPr>
      <w:r w:rsidRPr="00053018">
        <w:t xml:space="preserve"> </w:t>
      </w:r>
    </w:p>
    <w:p w:rsidR="00864EC9" w:rsidRDefault="00864EC9" w:rsidP="00864EC9">
      <w:pPr>
        <w:pStyle w:val="Default"/>
        <w:ind w:firstLine="900"/>
        <w:jc w:val="both"/>
        <w:rPr>
          <w:i/>
          <w:iCs/>
        </w:rPr>
      </w:pPr>
      <w:r w:rsidRPr="00053018">
        <w:rPr>
          <w:i/>
          <w:iCs/>
        </w:rPr>
        <w:t xml:space="preserve">Вопрос о контрреволюционности данного документа открыт до сих пор. С одной стороны, Первый Всебелорусский съезд поддержал социальные преобразования, сохранение неделимости России, но с другой стороны, отверг монополию большевиков на власть в лице Облисполкомзапа. Предполагалось провести выборы на демократических принципах, что однозначно ослабило позиции большевиков в Беларуси и стало бы примером для других регионов России. </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20"/>
          <w:szCs w:val="20"/>
        </w:rPr>
      </w:pPr>
      <w:r w:rsidRPr="000E0526">
        <w:rPr>
          <w:rFonts w:ascii="Tahoma" w:hAnsi="Tahoma" w:cs="Tahoma"/>
          <w:color w:val="5F5F5F"/>
          <w:sz w:val="20"/>
          <w:szCs w:val="20"/>
        </w:rPr>
        <w:t xml:space="preserve"> Есть мнение, что  Всебелорусский съезд был распущен не за попытку реализовать право белорусского народа на самоопределение, как пишут некоторые историки, а за попытку совершить государственный переворот, ликвидировать советскую власть и отстранить большевиков от управления краем. Каждая власть должна уметь себя защищать. В декабре 1917 г. у большевиков Беларуси были силы и возможности, чтобы защитить советскую власть от контрреволюционных попыток ее ликвидации.</w:t>
      </w:r>
    </w:p>
    <w:p w:rsidR="00864EC9" w:rsidRDefault="00864EC9" w:rsidP="00864EC9">
      <w:pPr>
        <w:autoSpaceDE w:val="0"/>
        <w:autoSpaceDN w:val="0"/>
        <w:adjustRightInd w:val="0"/>
        <w:rPr>
          <w:rFonts w:ascii="MinionPro-Regular" w:hAnsi="MinionPro-Regular" w:cs="MinionPro-Regular"/>
          <w:sz w:val="21"/>
          <w:szCs w:val="21"/>
        </w:rPr>
      </w:pPr>
      <w:r w:rsidRPr="00B84F89">
        <w:rPr>
          <w:rFonts w:ascii="MinionPro-Regular" w:hAnsi="MinionPro-Regular" w:cs="MinionPro-Regular"/>
          <w:sz w:val="21"/>
          <w:szCs w:val="21"/>
          <w:highlight w:val="red"/>
        </w:rPr>
        <w:t>Таким образом, в 1917–1920 гг. противостояли различные модели белорусской государственности. Верх одержала большевистская модель, белорусский народ оказался разделенным между Польшей и  Советской Россией</w:t>
      </w:r>
      <w:r>
        <w:rPr>
          <w:rFonts w:ascii="MinionPro-Regular" w:hAnsi="MinionPro-Regular" w:cs="MinionPro-Regular"/>
          <w:sz w:val="21"/>
          <w:szCs w:val="21"/>
        </w:rPr>
        <w:t xml:space="preserve"> ( не знаю правильно или нет)</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20"/>
          <w:szCs w:val="20"/>
        </w:rPr>
      </w:pPr>
    </w:p>
    <w:p w:rsidR="00864EC9" w:rsidRDefault="00864EC9" w:rsidP="00864EC9">
      <w:pPr>
        <w:spacing w:line="0" w:lineRule="atLeast"/>
        <w:jc w:val="both"/>
        <w:rPr>
          <w:lang w:val="be-BY"/>
        </w:rPr>
      </w:pPr>
    </w:p>
    <w:p w:rsidR="00864EC9" w:rsidRPr="000E0526" w:rsidRDefault="00864EC9" w:rsidP="00864EC9">
      <w:pPr>
        <w:spacing w:line="0" w:lineRule="atLeast"/>
        <w:jc w:val="both"/>
        <w:rPr>
          <w:b/>
          <w:lang w:val="be-BY"/>
        </w:rPr>
      </w:pPr>
      <w:r w:rsidRPr="000E0526">
        <w:rPr>
          <w:b/>
          <w:lang w:val="be-BY"/>
        </w:rPr>
        <w:t xml:space="preserve">45. Польска-савецкая вайна 1919–1920 гг. Рыжскі мір і яго вынікі. </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В ноябре 1918 г. было образовано польское государство, руководство которого во главе с Ю. Пилсудским решило восстановить Речь Посполитую в границах 1772 г. Получив материальную помощь от стран Антанты, Польша приступила к захвату белорусских и украинских земель.</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Наступление польской армии на Беларусь началось в феврале 1919 г., в сентябре польские войска расположились на линии Двинск–Полоцк– Борисов–Любань. Такое положение сохранялось до весны 1920 г.</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На захваченной территории они установили жесткий оккупационный режим: ликвидировали органы местного управления, вернули землю помещикам, проводили реквизиции. Многие деятели белорусского национального движения оказались в польских тюрьмах. Политика польских властей столкнулась с массовым движением сопротивления, которое возглавила наиболее влиятельная на территории Белоруссии партия – БПС-Р (белорусские эсеры). Сопротивление польской армии организовывали и большевики.</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В марте 1920 г.польские  войска начали новые наступления. Красная Армия смогла остановить наступление.Летом 1920 г. началось наступление Красной армии, к августу вся республика была освобождена и военные действия перенесены на территорию Польши.</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В условиях, когда правительство РСФСР признало независимость Литвы, коммунисты-белорусы потребовали воссоздать белорусскую государственность на советской основе. </w:t>
      </w:r>
      <w:r w:rsidRPr="000B4005">
        <w:rPr>
          <w:rFonts w:ascii="MinionPro-Regular" w:hAnsi="MinionPro-Regular" w:cs="MinionPro-Regular"/>
          <w:b/>
          <w:sz w:val="21"/>
          <w:szCs w:val="21"/>
        </w:rPr>
        <w:t xml:space="preserve">31 июля 1920 г. в Минске состоялось второе провозглашение Советской Социалистической Республики Белоруссии (ССРБ). </w:t>
      </w:r>
      <w:r>
        <w:rPr>
          <w:rFonts w:ascii="MinionPro-Regular" w:hAnsi="MinionPro-Regular" w:cs="MinionPro-Regular"/>
          <w:sz w:val="21"/>
          <w:szCs w:val="21"/>
        </w:rPr>
        <w:t>Однако территория государства включала только шесть уездов бывшей Минской губернии, в которых проживало 1,5 млн человек.</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В августе 1920 г. польские войска перешли в наступление и вновь заняли значительную часть Белоруссии. В этих условиях осенью 1920 г. советское правительство вынуждено было пойти на мирные переговоры с Польшей. 18 марта 1921 г. в Риге между РСФСР и Польшей был подписан мирный договор, по которому территория Западной Белоруссии отошла к Польше. Советско-польская граница проходила в 30 км от Минска. На переговоры в Ригу белорусскую делегацию даже не пригла-</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lastRenderedPageBreak/>
        <w:t>сили. Восточные белорусские территории оставались в составе РСФСР.</w:t>
      </w:r>
    </w:p>
    <w:p w:rsidR="00864EC9" w:rsidRDefault="00864EC9" w:rsidP="00864EC9">
      <w:pPr>
        <w:autoSpaceDE w:val="0"/>
        <w:autoSpaceDN w:val="0"/>
        <w:adjustRightInd w:val="0"/>
        <w:rPr>
          <w:rFonts w:ascii="MinionPro-Regular" w:hAnsi="MinionPro-Regular" w:cs="MinionPro-Regular"/>
          <w:sz w:val="20"/>
          <w:szCs w:val="20"/>
        </w:rPr>
      </w:pPr>
      <w:r>
        <w:rPr>
          <w:rFonts w:ascii="MinionPro-Regular" w:hAnsi="MinionPro-Regular" w:cs="MinionPro-Regular"/>
          <w:sz w:val="21"/>
          <w:szCs w:val="21"/>
        </w:rPr>
        <w:t xml:space="preserve">     ССРБ декларировалась как суверенная республика, осуществляющая связи с другими советскими республиками на равноправной основе. ию.</w:t>
      </w:r>
      <w:r>
        <w:rPr>
          <w:rFonts w:ascii="MinionPro-Regular" w:hAnsi="MinionPro-Regular" w:cs="MinionPro-Regular"/>
          <w:sz w:val="20"/>
          <w:szCs w:val="20"/>
        </w:rPr>
        <w:t>_</w:t>
      </w:r>
    </w:p>
    <w:p w:rsidR="00864EC9" w:rsidRDefault="00864EC9" w:rsidP="00864EC9">
      <w:pPr>
        <w:autoSpaceDE w:val="0"/>
        <w:autoSpaceDN w:val="0"/>
        <w:adjustRightInd w:val="0"/>
        <w:rPr>
          <w:rFonts w:ascii="TimesNewRomanPSMT" w:hAnsi="TimesNewRomanPSMT" w:cs="TimesNewRomanPSMT"/>
        </w:rPr>
      </w:pPr>
      <w:r>
        <w:rPr>
          <w:rFonts w:ascii="MinionPro-Regular" w:hAnsi="MinionPro-Regular" w:cs="MinionPro-Regular"/>
          <w:sz w:val="20"/>
          <w:szCs w:val="20"/>
        </w:rPr>
        <w:t>_</w:t>
      </w:r>
      <w:r w:rsidRPr="006F1B82">
        <w:rPr>
          <w:rFonts w:ascii="TimesNewRomanPSMT" w:hAnsi="TimesNewRomanPSMT" w:cs="TimesNewRomanPSMT"/>
        </w:rPr>
        <w:t xml:space="preserve"> </w:t>
      </w:r>
      <w:r>
        <w:rPr>
          <w:rFonts w:ascii="TimesNewRomanPSMT" w:hAnsi="TimesNewRomanPSMT" w:cs="TimesNewRomanPSMT"/>
        </w:rPr>
        <w:t>18 марта 1921 г. был подписан советско-польский Рижский мирный договор. Договор был подписан между Россией и Украиной, с одной стороны, и Польшей, с другой. Граница устанавливалась по линии р. Дрисса -Дисна – 30 км западнее Полоцка – Радошковичи – по р. Морочь и дальше на юг. Беларусь потеряла около половины этнической территории с населением около 4 млн человек. В очередной раз судьба белорусского народа была решена без его участия.</w:t>
      </w:r>
    </w:p>
    <w:p w:rsidR="00864EC9" w:rsidRPr="00315570" w:rsidRDefault="00864EC9" w:rsidP="00864EC9">
      <w:pPr>
        <w:spacing w:line="0" w:lineRule="atLeast"/>
        <w:jc w:val="both"/>
        <w:rPr>
          <w:b/>
          <w:lang w:val="be-BY"/>
        </w:rPr>
      </w:pPr>
      <w:r w:rsidRPr="00315570">
        <w:rPr>
          <w:b/>
          <w:lang w:val="be-BY"/>
        </w:rPr>
        <w:t>46. Утварэнне БССР і Літоўска-Беларускай рэспублікі.</w:t>
      </w:r>
    </w:p>
    <w:p w:rsidR="00864EC9" w:rsidRDefault="00864EC9" w:rsidP="00864EC9">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П</w:t>
      </w:r>
      <w:r>
        <w:rPr>
          <w:rFonts w:ascii="Verdana" w:hAnsi="Verdana"/>
          <w:color w:val="000000"/>
          <w:sz w:val="19"/>
          <w:szCs w:val="19"/>
        </w:rPr>
        <w:t>осле освобождения Беларуси от немецких оккупантов в конце 1918 г. и восстановления советской власти снова встал вопрос об образовании белорусской национальной государственности. По этому вопросу не было единой точки зрения. Существовало несколько позиций.</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1) Позиция руководства Северо-Западного обкома РКП(б), Облискомзапа и Областного Совета Народных Комисаров сводилась к тому, что Беларусь должна быть территориально-административной и хозяйственной единицей РСФСР.</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2) Другую позицию по вопросу о национальной судьбе Беларуси отстаивал Белорусский национальный комитет (Белнацком, создан 31 января 1918 г.), созданный при комиссариате по делам национальностей РСФСР. Руководители Белнацкома А.Червяков, З. Жилунович и др. считали необходимым создание Белорусской Советской Республики и установление тесных связей с РСФСР (на принципах автономии). Эту позицию поддерживало Центральное бюро белорусских секций РКП(б), организованных из беженцев-белорусов в разных городах России.</w:t>
      </w:r>
    </w:p>
    <w:p w:rsidR="00864EC9" w:rsidRPr="004A55E7" w:rsidRDefault="00864EC9" w:rsidP="00864EC9">
      <w:pPr>
        <w:pStyle w:val="a4"/>
        <w:spacing w:before="204" w:beforeAutospacing="0" w:line="288" w:lineRule="atLeast"/>
        <w:ind w:left="204" w:right="340"/>
        <w:rPr>
          <w:rFonts w:ascii="Verdana" w:hAnsi="Verdana"/>
          <w:b/>
          <w:color w:val="000000"/>
          <w:sz w:val="19"/>
          <w:szCs w:val="19"/>
        </w:rPr>
      </w:pPr>
      <w:r>
        <w:rPr>
          <w:rFonts w:ascii="Verdana" w:hAnsi="Verdana"/>
          <w:color w:val="000000"/>
          <w:sz w:val="19"/>
          <w:szCs w:val="19"/>
        </w:rPr>
        <w:t xml:space="preserve">Это оформляется как осуществление инициативы Северо-Западной конференции РСДРП(б), которая провозглашает себя 31 декабря 1918г. первым съездом компартии Беларуси. Провозглашается Временное Революционное Рабоче-Крестьянское правительство Беларуси. Его возглавил З. Жилунович. </w:t>
      </w:r>
      <w:r w:rsidRPr="004A55E7">
        <w:rPr>
          <w:rFonts w:ascii="Verdana" w:hAnsi="Verdana"/>
          <w:b/>
          <w:color w:val="000000"/>
          <w:sz w:val="19"/>
          <w:szCs w:val="19"/>
        </w:rPr>
        <w:t>1 января 1919 г. Временное правительство обнародовало Манифест в связи с образованием БССР. Вся власть в Беларуси, подчеркивалась в Манифесте, принадлежит Советам рабочих, крестьянских, и солдатских депутатов.</w:t>
      </w:r>
    </w:p>
    <w:p w:rsidR="00864EC9" w:rsidRPr="004A55E7" w:rsidRDefault="00864EC9" w:rsidP="00864EC9">
      <w:pPr>
        <w:pStyle w:val="a4"/>
        <w:spacing w:before="204" w:beforeAutospacing="0" w:line="288" w:lineRule="atLeast"/>
        <w:ind w:left="204" w:right="340"/>
        <w:rPr>
          <w:rFonts w:ascii="Verdana" w:hAnsi="Verdana"/>
          <w:b/>
          <w:color w:val="000000"/>
          <w:sz w:val="19"/>
          <w:szCs w:val="19"/>
        </w:rPr>
      </w:pPr>
      <w:r>
        <w:rPr>
          <w:rFonts w:ascii="Verdana" w:hAnsi="Verdana"/>
          <w:color w:val="000000"/>
          <w:sz w:val="19"/>
          <w:szCs w:val="19"/>
        </w:rPr>
        <w:t xml:space="preserve">Временное Рабоче-Крестьянское правительство Беларуси начинало свою деятельность в тяжелых политических и экономических условиях. На освобожденной от немецких войск части Беларуси господствовали голод и разруха. </w:t>
      </w:r>
      <w:r w:rsidRPr="004A55E7">
        <w:rPr>
          <w:rFonts w:ascii="Verdana" w:hAnsi="Verdana"/>
          <w:b/>
          <w:color w:val="000000"/>
          <w:sz w:val="19"/>
          <w:szCs w:val="19"/>
        </w:rPr>
        <w:t xml:space="preserve">16 января ЦК РКП(б) принял решение о выходе из состава ССРБ Смоленской, Витебской и Могилевской губерний, объединении Минской и Гродненской с Литовской ССР. Попытки сохранить территориальную целостность Беларуси не удались. 2-3 февраля 1919 г. в Минске состоялся 1 Всебелорусский съезд Советов рабочих, крестьянских и красноармейских депутатов, на котором было оглашено постановление ВЦИКа «О признании независимости БССР», а территория БССР определена в составе Минской и Гродненской губерний. Было </w:t>
      </w:r>
      <w:r w:rsidRPr="004A55E7">
        <w:rPr>
          <w:rFonts w:ascii="Verdana" w:hAnsi="Verdana"/>
          <w:b/>
          <w:color w:val="000000"/>
          <w:sz w:val="19"/>
          <w:szCs w:val="19"/>
        </w:rPr>
        <w:lastRenderedPageBreak/>
        <w:t>подтверждено решение об объединении Белорусской ССР и Литовской ССР в одно государство. Белорусская Советская Республика стала частью нового искусственного государственного образования - ЛитБел.</w:t>
      </w:r>
    </w:p>
    <w:p w:rsidR="00864EC9" w:rsidRDefault="00864EC9" w:rsidP="00864EC9">
      <w:pPr>
        <w:pStyle w:val="a4"/>
        <w:spacing w:before="204" w:beforeAutospacing="0" w:line="288" w:lineRule="atLeast"/>
        <w:ind w:left="204" w:right="340"/>
        <w:rPr>
          <w:rFonts w:ascii="Verdana" w:hAnsi="Verdana"/>
          <w:color w:val="000000"/>
          <w:sz w:val="19"/>
          <w:szCs w:val="19"/>
        </w:rPr>
      </w:pPr>
      <w:r w:rsidRPr="004A55E7">
        <w:rPr>
          <w:rFonts w:ascii="Verdana" w:hAnsi="Verdana"/>
          <w:b/>
          <w:color w:val="000000"/>
          <w:sz w:val="19"/>
          <w:szCs w:val="19"/>
        </w:rPr>
        <w:t>Таким образом, ССРБ, через два месяца после ее провозглашения, была фактически ликвидирована.</w:t>
      </w:r>
      <w:r>
        <w:rPr>
          <w:rFonts w:ascii="Verdana" w:hAnsi="Verdana"/>
          <w:color w:val="000000"/>
          <w:sz w:val="19"/>
          <w:szCs w:val="19"/>
        </w:rPr>
        <w:t xml:space="preserve"> Причиной этого стало усиление Польши и планы Ю. Пилсудского о возрождении Речи Посполитой в границах 1772 г. А это означало бы присоединение к Польше всей территории Беларуси. Поэтому московские власти отняли у БССР ее восточные регионы, чтобы уберечь этнически русские земли, отодвинуть как можно дальше на запад границу РСФСР.</w:t>
      </w:r>
    </w:p>
    <w:p w:rsidR="00864EC9" w:rsidRPr="00091438" w:rsidRDefault="00864EC9" w:rsidP="00864EC9">
      <w:pPr>
        <w:pStyle w:val="a4"/>
        <w:spacing w:before="204" w:beforeAutospacing="0" w:line="288" w:lineRule="atLeast"/>
        <w:ind w:left="204" w:right="340"/>
        <w:rPr>
          <w:ins w:id="0" w:author="Unknown"/>
          <w:rFonts w:ascii="Verdana" w:hAnsi="Verdana"/>
          <w:color w:val="000000"/>
          <w:sz w:val="19"/>
          <w:szCs w:val="19"/>
        </w:rPr>
      </w:pPr>
      <w:r>
        <w:rPr>
          <w:rFonts w:ascii="Verdana" w:hAnsi="Verdana"/>
          <w:color w:val="000000"/>
          <w:sz w:val="19"/>
          <w:szCs w:val="19"/>
        </w:rPr>
        <w:t>Затем происходит польская интервнция.</w:t>
      </w:r>
    </w:p>
    <w:p w:rsidR="00864EC9" w:rsidRPr="00E27F2E" w:rsidRDefault="00864EC9" w:rsidP="00864EC9">
      <w:pPr>
        <w:spacing w:line="0" w:lineRule="atLeast"/>
        <w:jc w:val="both"/>
        <w:rPr>
          <w:rFonts w:ascii="Verdana" w:eastAsia="Times New Roman" w:hAnsi="Verdana"/>
          <w:color w:val="000000"/>
          <w:sz w:val="19"/>
          <w:szCs w:val="19"/>
          <w:lang w:eastAsia="ru-RU"/>
        </w:rPr>
      </w:pPr>
      <w:ins w:id="1" w:author="Unknown">
        <w:r w:rsidRPr="00091438">
          <w:rPr>
            <w:rFonts w:ascii="Verdana" w:eastAsia="Times New Roman" w:hAnsi="Verdana"/>
            <w:color w:val="000000"/>
            <w:sz w:val="19"/>
            <w:szCs w:val="19"/>
            <w:lang w:eastAsia="ru-RU"/>
          </w:rPr>
          <w:t>После успешного июльского (1920 г.) наступления Красной Армии, когда вся территория Беларуси была освобождена от польских захватчиков, практически встал вопрос о восстановлении белоруской государственности</w:t>
        </w:r>
      </w:ins>
    </w:p>
    <w:p w:rsidR="00864EC9" w:rsidRDefault="00864EC9" w:rsidP="00864EC9">
      <w:pPr>
        <w:autoSpaceDE w:val="0"/>
        <w:autoSpaceDN w:val="0"/>
        <w:adjustRightInd w:val="0"/>
        <w:rPr>
          <w:rFonts w:ascii="MinionPro-Regular" w:hAnsi="MinionPro-Regular" w:cs="MinionPro-Regular"/>
          <w:sz w:val="21"/>
          <w:szCs w:val="21"/>
        </w:rPr>
      </w:pPr>
      <w:r w:rsidRPr="00E27F2E">
        <w:rPr>
          <w:rFonts w:ascii="MinionPro-Regular" w:hAnsi="MinionPro-Regular" w:cs="MinionPro-Regular"/>
          <w:b/>
          <w:sz w:val="21"/>
          <w:szCs w:val="21"/>
        </w:rPr>
        <w:t>31 июля 1920 г. в Минске состоялось второе провозглашение Советской Социалистической Республики Белоруссии (ССРБ).</w:t>
      </w:r>
      <w:r>
        <w:rPr>
          <w:rFonts w:ascii="MinionPro-Regular" w:hAnsi="MinionPro-Regular" w:cs="MinionPro-Regular"/>
          <w:sz w:val="21"/>
          <w:szCs w:val="21"/>
        </w:rPr>
        <w:t xml:space="preserve"> Однако территория государства включала только шесть уездов бывшей Минской губернии, в которых проживало 1,5 млн человек.</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На I съезде Советов СССР, который открылся в Москве</w:t>
      </w:r>
      <w:r>
        <w:rPr>
          <w:rStyle w:val="apple-converted-space"/>
          <w:color w:val="5F5F5F"/>
        </w:rPr>
        <w:t> </w:t>
      </w:r>
      <w:r>
        <w:rPr>
          <w:rStyle w:val="a5"/>
          <w:rFonts w:ascii="Tahoma" w:hAnsi="Tahoma" w:cs="Tahoma"/>
          <w:color w:val="5F5F5F"/>
          <w:sz w:val="16"/>
          <w:szCs w:val="16"/>
        </w:rPr>
        <w:t>30 декабря 1922 г</w:t>
      </w:r>
      <w:r>
        <w:rPr>
          <w:rFonts w:ascii="Tahoma" w:hAnsi="Tahoma" w:cs="Tahoma"/>
          <w:color w:val="5F5F5F"/>
          <w:sz w:val="16"/>
          <w:szCs w:val="16"/>
        </w:rPr>
        <w:t>., было решено создать</w:t>
      </w:r>
      <w:r>
        <w:rPr>
          <w:rStyle w:val="apple-converted-space"/>
          <w:color w:val="5F5F5F"/>
        </w:rPr>
        <w:t> </w:t>
      </w:r>
      <w:r>
        <w:rPr>
          <w:rStyle w:val="a5"/>
          <w:rFonts w:ascii="Tahoma" w:hAnsi="Tahoma" w:cs="Tahoma"/>
          <w:color w:val="5F5F5F"/>
          <w:sz w:val="16"/>
          <w:szCs w:val="16"/>
        </w:rPr>
        <w:t>Союз Советских Социалистических Республик.</w:t>
      </w:r>
      <w:r>
        <w:rPr>
          <w:rStyle w:val="apple-converted-space"/>
          <w:color w:val="5F5F5F"/>
        </w:rPr>
        <w:t> </w:t>
      </w:r>
      <w:r>
        <w:rPr>
          <w:rFonts w:ascii="Tahoma" w:hAnsi="Tahoma" w:cs="Tahoma"/>
          <w:color w:val="5F5F5F"/>
          <w:sz w:val="16"/>
          <w:szCs w:val="16"/>
        </w:rPr>
        <w:t>Договор об образовании СССР заключили независимые советские республики: РСФСР, БССР, УССР и ЗСФСР. СССР создавался как добровольное объединение равноправных республик, как единое союзное государство.</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Для развития экономики и культуры Беларуси, объединения белорусской нации в ее этнографических границах, укрепления национальной государственности необходимо было присоединить к БССР, которая состояла из 6 уездов, всех белорусских земель. Следовало также учитывать внешнеполитические обстоятельства, особенно положение в Западной Беларуси. В</w:t>
      </w:r>
      <w:r>
        <w:rPr>
          <w:rStyle w:val="apple-converted-space"/>
          <w:color w:val="5F5F5F"/>
        </w:rPr>
        <w:t> </w:t>
      </w:r>
      <w:r>
        <w:rPr>
          <w:rStyle w:val="a5"/>
          <w:rFonts w:ascii="Tahoma" w:hAnsi="Tahoma" w:cs="Tahoma"/>
          <w:color w:val="5F5F5F"/>
          <w:sz w:val="16"/>
          <w:szCs w:val="16"/>
        </w:rPr>
        <w:t>марте 1924 г</w:t>
      </w:r>
      <w:r>
        <w:rPr>
          <w:rFonts w:ascii="Tahoma" w:hAnsi="Tahoma" w:cs="Tahoma"/>
          <w:color w:val="5F5F5F"/>
          <w:sz w:val="16"/>
          <w:szCs w:val="16"/>
        </w:rPr>
        <w:t>. Президиумом ЦИК СССР и Всероссийским</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ЦИК были приняты постановления о передаче Белорусской ССР</w:t>
      </w:r>
      <w:r>
        <w:rPr>
          <w:rStyle w:val="apple-converted-space"/>
          <w:color w:val="5F5F5F"/>
        </w:rPr>
        <w:t> </w:t>
      </w:r>
      <w:r>
        <w:rPr>
          <w:rStyle w:val="a5"/>
          <w:rFonts w:ascii="Tahoma" w:hAnsi="Tahoma" w:cs="Tahoma"/>
          <w:color w:val="5F5F5F"/>
          <w:sz w:val="16"/>
          <w:szCs w:val="16"/>
        </w:rPr>
        <w:t>16 уездов и отдельных волостей Витебской, Гомельской и Смоленской губерний</w:t>
      </w:r>
      <w:r>
        <w:rPr>
          <w:rFonts w:ascii="Tahoma" w:hAnsi="Tahoma" w:cs="Tahoma"/>
          <w:color w:val="5F5F5F"/>
          <w:sz w:val="16"/>
          <w:szCs w:val="16"/>
        </w:rPr>
        <w:t>, где большинство населения составляли белорусы.</w:t>
      </w:r>
    </w:p>
    <w:p w:rsidR="00864EC9" w:rsidRPr="00807003"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lang w:val="be-BY"/>
        </w:rPr>
      </w:pP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VI Чрезвычайный Всебелорусский съезд Советов в марте 1924 г. законодательно оформил присоединение к БССР восточно-белорусских земель. После объединения был проведен новый административно-территориальный раздел: созданы округа, которые делились на районы, а районы – на сельские Советы.</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В</w:t>
      </w:r>
      <w:r>
        <w:rPr>
          <w:rStyle w:val="apple-converted-space"/>
          <w:color w:val="5F5F5F"/>
        </w:rPr>
        <w:t> </w:t>
      </w:r>
      <w:r>
        <w:rPr>
          <w:rStyle w:val="a5"/>
          <w:rFonts w:ascii="Tahoma" w:hAnsi="Tahoma" w:cs="Tahoma"/>
          <w:color w:val="5F5F5F"/>
          <w:sz w:val="16"/>
          <w:szCs w:val="16"/>
        </w:rPr>
        <w:t>1926 г.</w:t>
      </w:r>
      <w:r>
        <w:rPr>
          <w:rStyle w:val="apple-converted-space"/>
          <w:color w:val="5F5F5F"/>
        </w:rPr>
        <w:t> </w:t>
      </w:r>
      <w:r>
        <w:rPr>
          <w:rFonts w:ascii="Tahoma" w:hAnsi="Tahoma" w:cs="Tahoma"/>
          <w:color w:val="5F5F5F"/>
          <w:sz w:val="16"/>
          <w:szCs w:val="16"/>
        </w:rPr>
        <w:t>к БССР были присоединены</w:t>
      </w:r>
      <w:r>
        <w:rPr>
          <w:rStyle w:val="apple-converted-space"/>
          <w:color w:val="5F5F5F"/>
        </w:rPr>
        <w:t> </w:t>
      </w:r>
      <w:r>
        <w:rPr>
          <w:rStyle w:val="a5"/>
          <w:rFonts w:ascii="Tahoma" w:hAnsi="Tahoma" w:cs="Tahoma"/>
          <w:color w:val="5F5F5F"/>
          <w:sz w:val="16"/>
          <w:szCs w:val="16"/>
        </w:rPr>
        <w:t>Гомельский и Речицкий уезды</w:t>
      </w:r>
      <w:r>
        <w:rPr>
          <w:rFonts w:ascii="Tahoma" w:hAnsi="Tahoma" w:cs="Tahoma"/>
          <w:color w:val="5F5F5F"/>
          <w:sz w:val="16"/>
          <w:szCs w:val="16"/>
        </w:rPr>
        <w:t>, где большинство населения составляли белорусы. Территория БССР увеличилась до 126 тыс. км</w:t>
      </w:r>
      <w:r>
        <w:rPr>
          <w:rFonts w:ascii="Tahoma" w:hAnsi="Tahoma" w:cs="Tahoma"/>
          <w:color w:val="5F5F5F"/>
          <w:sz w:val="16"/>
          <w:szCs w:val="16"/>
          <w:vertAlign w:val="superscript"/>
        </w:rPr>
        <w:t>2</w:t>
      </w:r>
      <w:r>
        <w:rPr>
          <w:rFonts w:ascii="Tahoma" w:hAnsi="Tahoma" w:cs="Tahoma"/>
          <w:color w:val="5F5F5F"/>
          <w:sz w:val="16"/>
          <w:szCs w:val="16"/>
        </w:rPr>
        <w:t>, а население достигло почти 5 млн человек.</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Таким образом, восточнобелорусские земли были присоединены к Советской Беларуси. Западнобелорусские земли до 1939 г. продолжали оставаться в составе Польши. Процесс формирования БССР в границах проживания белорусского этноса еще не завершился.</w:t>
      </w:r>
    </w:p>
    <w:p w:rsidR="00864EC9" w:rsidRDefault="00864EC9" w:rsidP="00864EC9">
      <w:pPr>
        <w:spacing w:line="0" w:lineRule="atLeast"/>
        <w:jc w:val="both"/>
        <w:rPr>
          <w:b/>
          <w:lang w:val="be-BY"/>
        </w:rPr>
      </w:pPr>
      <w:r w:rsidRPr="00807003">
        <w:rPr>
          <w:b/>
          <w:lang w:val="be-BY"/>
        </w:rPr>
        <w:t>47. Спробы мадэрнізацыі эканомікі ў 20-я гады. НЭП.</w:t>
      </w:r>
    </w:p>
    <w:p w:rsidR="00864EC9" w:rsidRDefault="00864EC9" w:rsidP="00864EC9">
      <w:pPr>
        <w:spacing w:line="0" w:lineRule="atLeast"/>
        <w:jc w:val="both"/>
        <w:rPr>
          <w:rFonts w:ascii="Verdana" w:hAnsi="Verdana"/>
          <w:color w:val="000000"/>
          <w:sz w:val="19"/>
          <w:szCs w:val="19"/>
        </w:rPr>
      </w:pPr>
      <w:r>
        <w:rPr>
          <w:rFonts w:ascii="Verdana" w:hAnsi="Verdana"/>
          <w:color w:val="000000"/>
          <w:sz w:val="19"/>
          <w:szCs w:val="19"/>
        </w:rPr>
        <w:t xml:space="preserve">а II-й Всероссийском съезде Советов в 1917 г. В.И. Ленин заявив о непосредственном социалистическом выборе страны. Метод, который был избран для </w:t>
      </w:r>
      <w:r w:rsidRPr="0090684A">
        <w:rPr>
          <w:rFonts w:ascii="Verdana" w:hAnsi="Verdana"/>
          <w:b/>
          <w:color w:val="000000"/>
          <w:sz w:val="19"/>
          <w:szCs w:val="19"/>
        </w:rPr>
        <w:t>прорыва в коммунизм,</w:t>
      </w:r>
      <w:r>
        <w:rPr>
          <w:rFonts w:ascii="Verdana" w:hAnsi="Verdana"/>
          <w:color w:val="000000"/>
          <w:sz w:val="19"/>
          <w:szCs w:val="19"/>
        </w:rPr>
        <w:t xml:space="preserve"> известен как «кавалерийская атака» на капитал, это политика «военного коммунизма»</w:t>
      </w:r>
    </w:p>
    <w:p w:rsidR="00864EC9" w:rsidRDefault="00864EC9" w:rsidP="00864EC9">
      <w:pPr>
        <w:pStyle w:val="Default"/>
        <w:ind w:left="360" w:firstLine="340"/>
        <w:jc w:val="both"/>
        <w:rPr>
          <w:sz w:val="28"/>
          <w:szCs w:val="28"/>
        </w:rPr>
      </w:pPr>
      <w:r>
        <w:rPr>
          <w:sz w:val="28"/>
          <w:szCs w:val="28"/>
        </w:rPr>
        <w:t xml:space="preserve">Причины перехода к НЭПу: 1) массовое недовольство политикой «военного коммунизма» в деревне, выступления в городах и армии; 2) крушение идеи «введения» социализма путем ликвидации рыночных отношений; 3) стремление лидеров РКП(б) удержать власть любой ценой; 4) спад революционной волны на Западе. </w:t>
      </w:r>
    </w:p>
    <w:p w:rsidR="00864EC9" w:rsidRDefault="00864EC9" w:rsidP="00864EC9">
      <w:pPr>
        <w:spacing w:line="0" w:lineRule="atLeast"/>
        <w:jc w:val="both"/>
        <w:rPr>
          <w:rFonts w:ascii="Verdana" w:hAnsi="Verdana"/>
          <w:color w:val="000000"/>
          <w:sz w:val="19"/>
          <w:szCs w:val="19"/>
        </w:rPr>
      </w:pPr>
    </w:p>
    <w:p w:rsidR="00864EC9" w:rsidRDefault="00864EC9" w:rsidP="00864EC9">
      <w:pPr>
        <w:spacing w:line="0" w:lineRule="atLeast"/>
        <w:jc w:val="both"/>
      </w:pPr>
      <w:r>
        <w:t xml:space="preserve">Переход к НЭПу – это попытка совместить социалистические принципы управления государственной экономикой  и использовать частный капитал в интересах социалистического строительства. </w:t>
      </w:r>
    </w:p>
    <w:p w:rsidR="00864EC9" w:rsidRPr="0090684A" w:rsidRDefault="00864EC9" w:rsidP="00864EC9">
      <w:pPr>
        <w:spacing w:line="0" w:lineRule="atLeast"/>
        <w:jc w:val="both"/>
      </w:pP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Содержание НЭПа:</w:t>
      </w:r>
    </w:p>
    <w:p w:rsidR="00864EC9" w:rsidRPr="0090684A" w:rsidRDefault="00864EC9" w:rsidP="00864EC9">
      <w:pPr>
        <w:pStyle w:val="a4"/>
        <w:spacing w:before="204" w:beforeAutospacing="0" w:line="288" w:lineRule="atLeast"/>
        <w:ind w:left="204" w:right="340"/>
        <w:rPr>
          <w:rFonts w:ascii="Verdana" w:hAnsi="Verdana"/>
          <w:b/>
          <w:color w:val="000000"/>
          <w:sz w:val="19"/>
          <w:szCs w:val="19"/>
        </w:rPr>
      </w:pPr>
      <w:r>
        <w:rPr>
          <w:rFonts w:ascii="Verdana" w:hAnsi="Verdana"/>
          <w:color w:val="000000"/>
          <w:sz w:val="19"/>
          <w:szCs w:val="19"/>
        </w:rPr>
        <w:t xml:space="preserve">1) в области сельского хозяйства: замена продразверстки натуральным налогом, разрешение торговли, ограниченное разрешение аренды земли и наемного труда, развитие форм сельской кооперации, право выбора форм землепользования </w:t>
      </w:r>
      <w:r w:rsidRPr="0090684A">
        <w:rPr>
          <w:rFonts w:ascii="Verdana" w:hAnsi="Verdana"/>
          <w:b/>
          <w:color w:val="000000"/>
          <w:sz w:val="19"/>
          <w:szCs w:val="19"/>
        </w:rPr>
        <w:t>(в том числе и хутора), перестали насаждаться колхозы и коммуны.</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2) В области промышленности: введение хозрасчета, образование рынка свободной рабочей силы, разрешение сдачи предприятий в аренду, создание предприятий смешанной формы собственности.</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На осуществление новой экономической политики в Беларуси сказывались: разруха 7 лет, мировая и гражданская войны (промышленное производство в целом сократилось почти в пять раз (1/2 уничтожена, работали только 15% от всех предприятий); пограничное положение и задачи борьбы с бандитизмом; разрыв существовавших экономических связей и необходимость укрупнения БССР; широкое использования нелегальных (контрабандных) торговых отношений с заграницей, в частности с Польшей, Латвией, Литвой; слабость индустриальной базы республики и др.</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В ходе осуществления НЭПа была проведена денежная реформа. Выпущена новая денежная единица – советский червонец, возрождена денежная оплата, введены тарифы зарплаты, сняты ограничения на ее рост. Сельское хозяйство, промышленность Беларуси достигли довоенного уровня в 1925 г. На хуторскую систему землепользования вышло около 13% крестьян (столько же, сколько во время столыпинских реформ). В 1925 г. удельный вес середняков составил уже 60 %. Развитие мелкого производства было особенностью Беларуси (предприятия с численностью рабочих до 20 человек, преимущественно кожевенной, швейной, пищевой, деревообрабатывающей направленности).</w:t>
      </w:r>
    </w:p>
    <w:p w:rsidR="00864EC9" w:rsidRDefault="00864EC9" w:rsidP="00864EC9">
      <w:pPr>
        <w:pStyle w:val="Default"/>
        <w:ind w:firstLine="360"/>
        <w:jc w:val="both"/>
        <w:rPr>
          <w:sz w:val="28"/>
          <w:szCs w:val="28"/>
        </w:rPr>
      </w:pPr>
      <w:r>
        <w:rPr>
          <w:sz w:val="28"/>
          <w:szCs w:val="28"/>
        </w:rPr>
        <w:t xml:space="preserve">В самой сути НЭПа были заложены противоречия, которые проявились по мере её реализации: </w:t>
      </w:r>
    </w:p>
    <w:p w:rsidR="00864EC9" w:rsidRDefault="00864EC9" w:rsidP="00864EC9">
      <w:pPr>
        <w:pStyle w:val="Default"/>
        <w:ind w:firstLine="360"/>
        <w:jc w:val="both"/>
        <w:rPr>
          <w:sz w:val="28"/>
          <w:szCs w:val="28"/>
        </w:rPr>
      </w:pPr>
      <w:r>
        <w:rPr>
          <w:sz w:val="28"/>
          <w:szCs w:val="28"/>
        </w:rPr>
        <w:t xml:space="preserve">• 1. Политическая монополия большевиков – плюрализм форм собственности и хозяйственных укладов. </w:t>
      </w:r>
    </w:p>
    <w:p w:rsidR="00864EC9" w:rsidRDefault="00864EC9" w:rsidP="00864EC9">
      <w:pPr>
        <w:pStyle w:val="Default"/>
        <w:ind w:firstLine="360"/>
        <w:jc w:val="both"/>
        <w:rPr>
          <w:sz w:val="28"/>
          <w:szCs w:val="28"/>
        </w:rPr>
      </w:pPr>
      <w:r>
        <w:rPr>
          <w:sz w:val="28"/>
          <w:szCs w:val="28"/>
        </w:rPr>
        <w:t xml:space="preserve">• 2. Курс на строительство социализма в одной стане – необходимость активизации внешнеэкономической деятельности, усиления контактов с внешним миром. </w:t>
      </w:r>
    </w:p>
    <w:p w:rsidR="00864EC9" w:rsidRDefault="00864EC9" w:rsidP="00864EC9">
      <w:pPr>
        <w:pStyle w:val="Default"/>
        <w:ind w:firstLine="360"/>
        <w:jc w:val="both"/>
        <w:rPr>
          <w:sz w:val="28"/>
          <w:szCs w:val="28"/>
        </w:rPr>
      </w:pPr>
      <w:r>
        <w:rPr>
          <w:sz w:val="28"/>
          <w:szCs w:val="28"/>
        </w:rPr>
        <w:t xml:space="preserve">• 3. Проведение индустриализации, создание мощного ВПК – отсутствие инвестиций в промышленность из отечественных и зарубежных источников. </w:t>
      </w:r>
    </w:p>
    <w:p w:rsidR="00864EC9" w:rsidRDefault="00864EC9" w:rsidP="00864EC9">
      <w:pPr>
        <w:pStyle w:val="Default"/>
        <w:ind w:firstLine="360"/>
        <w:jc w:val="both"/>
        <w:rPr>
          <w:sz w:val="28"/>
          <w:szCs w:val="28"/>
        </w:rPr>
      </w:pPr>
      <w:r>
        <w:rPr>
          <w:sz w:val="28"/>
          <w:szCs w:val="28"/>
        </w:rPr>
        <w:t xml:space="preserve">• 4. Курс на построение общества социального равенства и социальной справедливости – усиление социального расслоения. Формирование «новой буржуазии» (нэпманов) и «новой аристократии» (партийно-советской номенклатуры). </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В результате проведения НЭПа усилилось социальное расслоение, формировалась «новая буржуазия» (нэпманы). Нэпом были недовольны малоквалифицированные рабочие, безработные, бедняки, батраки. Они составляли ту социальную почву, которая поддерживала действия партаппарата по ликвидации НЭПа.</w:t>
      </w:r>
    </w:p>
    <w:p w:rsidR="00864EC9" w:rsidRDefault="00864EC9" w:rsidP="00864EC9">
      <w:pPr>
        <w:spacing w:line="0" w:lineRule="atLeast"/>
        <w:jc w:val="both"/>
        <w:rPr>
          <w:b/>
          <w:lang w:val="be-BY"/>
        </w:rPr>
      </w:pPr>
      <w:r w:rsidRPr="00535235">
        <w:rPr>
          <w:b/>
          <w:lang w:val="be-BY"/>
        </w:rPr>
        <w:lastRenderedPageBreak/>
        <w:t xml:space="preserve">48. Нацыянальна-дзяржаўнае будаўніцтва ў БССР у 20–30-я гг. </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12 июля 1920 г. в Москве был подписан мирный договор между Литвой, в которой власть принадлежала либеральным деятелям, и РСФСР, согласно которому часть этнической территории Беларуси с городами Гродно, Щучин, Ошмяны, Сморгонь, Браслав, а также Виленский край с Вильно признавалась частью Литвы. В связи с подписанием этого договора де-юре перестала существовать Литовско-Белорусская ССР.   В этих условиях началась практическая работа по восстановлению белорусской государственности.</w:t>
      </w:r>
    </w:p>
    <w:p w:rsidR="00864EC9" w:rsidRDefault="00864EC9" w:rsidP="00864EC9">
      <w:pPr>
        <w:pStyle w:val="a4"/>
        <w:spacing w:before="204" w:beforeAutospacing="0" w:line="288" w:lineRule="atLeast"/>
        <w:ind w:left="204" w:right="340"/>
        <w:rPr>
          <w:rFonts w:ascii="Verdana" w:hAnsi="Verdana"/>
          <w:color w:val="000000"/>
          <w:sz w:val="19"/>
          <w:szCs w:val="19"/>
        </w:rPr>
      </w:pPr>
      <w:r w:rsidRPr="004A55E7">
        <w:rPr>
          <w:rFonts w:ascii="Verdana" w:hAnsi="Verdana"/>
          <w:b/>
          <w:color w:val="000000"/>
          <w:sz w:val="19"/>
          <w:szCs w:val="19"/>
        </w:rPr>
        <w:t>31 июля 1920 г.</w:t>
      </w:r>
      <w:r>
        <w:rPr>
          <w:rFonts w:ascii="Verdana" w:hAnsi="Verdana"/>
          <w:b/>
          <w:color w:val="000000"/>
          <w:sz w:val="19"/>
          <w:szCs w:val="19"/>
        </w:rPr>
        <w:t xml:space="preserve"> в Минске </w:t>
      </w:r>
      <w:r w:rsidRPr="004A55E7">
        <w:rPr>
          <w:rFonts w:ascii="Verdana" w:hAnsi="Verdana"/>
          <w:b/>
          <w:color w:val="000000"/>
          <w:sz w:val="19"/>
          <w:szCs w:val="19"/>
        </w:rPr>
        <w:t xml:space="preserve"> на совместном заседании представителей ЦК КП(б)ЛиБ, ЦК профсоюзов, Белвоенревкома (созданный большевистскими эсерами), Бунда была принята «Декларация о провозглашении независимости Советской Социалистической Республики Беларусь»</w:t>
      </w:r>
      <w:r>
        <w:rPr>
          <w:rFonts w:ascii="Verdana" w:hAnsi="Verdana"/>
          <w:color w:val="000000"/>
          <w:sz w:val="19"/>
          <w:szCs w:val="19"/>
        </w:rPr>
        <w:t>. Белорусская республика возрождалась в границах одной Минской губернии, а точнее, только 6 ее уездов.в которых проживало 1,5 млн.чел Против такого решения выступили белорусские эсеры. Они считали, что Беларусь должна существовать в ее этнографических границах. Это отвечало интересам всего населения Беларуси. К сожалению, они не учитывались, о чем ярко свидетельствуют заключенный Рижский мирный договор между Россией, Украиной и Польшей (18 марта 1921г.), который определил судьбу белорусского народа без учета его интересов.</w:t>
      </w:r>
    </w:p>
    <w:p w:rsidR="00864EC9" w:rsidRDefault="00864EC9" w:rsidP="00864EC9">
      <w:pPr>
        <w:autoSpaceDE w:val="0"/>
        <w:autoSpaceDN w:val="0"/>
        <w:adjustRightInd w:val="0"/>
        <w:rPr>
          <w:rFonts w:ascii="Tahoma" w:hAnsi="Tahoma" w:cs="Tahoma"/>
          <w:color w:val="5F5F5F"/>
          <w:sz w:val="16"/>
          <w:szCs w:val="16"/>
        </w:rPr>
      </w:pPr>
      <w:r>
        <w:rPr>
          <w:rFonts w:ascii="MinionPro-Regular" w:hAnsi="MinionPro-Regular" w:cs="MinionPro-Regular"/>
          <w:sz w:val="21"/>
          <w:szCs w:val="21"/>
        </w:rPr>
        <w:t>.</w:t>
      </w:r>
      <w:r>
        <w:rPr>
          <w:rFonts w:ascii="Tahoma" w:hAnsi="Tahoma" w:cs="Tahoma"/>
          <w:color w:val="5F5F5F"/>
          <w:sz w:val="16"/>
          <w:szCs w:val="16"/>
        </w:rPr>
        <w:t>На I съезде Советов СССР, который открылся в Москве</w:t>
      </w:r>
      <w:r>
        <w:rPr>
          <w:rStyle w:val="apple-converted-space"/>
          <w:color w:val="5F5F5F"/>
        </w:rPr>
        <w:t> </w:t>
      </w:r>
      <w:r>
        <w:rPr>
          <w:rStyle w:val="a5"/>
          <w:rFonts w:ascii="Tahoma" w:hAnsi="Tahoma" w:cs="Tahoma"/>
          <w:color w:val="5F5F5F"/>
          <w:sz w:val="16"/>
          <w:szCs w:val="16"/>
        </w:rPr>
        <w:t>30 декабря 1922 г</w:t>
      </w:r>
      <w:r>
        <w:rPr>
          <w:rFonts w:ascii="Tahoma" w:hAnsi="Tahoma" w:cs="Tahoma"/>
          <w:color w:val="5F5F5F"/>
          <w:sz w:val="16"/>
          <w:szCs w:val="16"/>
        </w:rPr>
        <w:t>., было решено создать</w:t>
      </w:r>
      <w:r>
        <w:rPr>
          <w:rStyle w:val="apple-converted-space"/>
          <w:color w:val="5F5F5F"/>
        </w:rPr>
        <w:t> </w:t>
      </w:r>
      <w:r>
        <w:rPr>
          <w:rStyle w:val="a5"/>
          <w:rFonts w:ascii="Tahoma" w:hAnsi="Tahoma" w:cs="Tahoma"/>
          <w:color w:val="5F5F5F"/>
          <w:sz w:val="16"/>
          <w:szCs w:val="16"/>
        </w:rPr>
        <w:t>Союз Советских Социалистических Республик.</w:t>
      </w:r>
      <w:r>
        <w:rPr>
          <w:rStyle w:val="apple-converted-space"/>
          <w:color w:val="5F5F5F"/>
        </w:rPr>
        <w:t> </w:t>
      </w:r>
      <w:r>
        <w:rPr>
          <w:rFonts w:ascii="Tahoma" w:hAnsi="Tahoma" w:cs="Tahoma"/>
          <w:color w:val="5F5F5F"/>
          <w:sz w:val="16"/>
          <w:szCs w:val="16"/>
        </w:rPr>
        <w:t>Договор об образовании СССР заключили независимые советские республики: РСФСР, БССР, УССР и ЗСФСР. СССР создавался как добровольное объединение равноправных республик, как единое союзное государство.</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Для развития экономики и культуры Беларуси, объединения белорусской нации в ее этнографических границах, укрепления национальной государственности необходимо было присоединить к БССР, которая состояла из 6 уездов, всех белорусских земель. Следовало также учитывать внешнеполитические обстоятельства, особенно положение в Западной Беларуси. В</w:t>
      </w:r>
      <w:r>
        <w:rPr>
          <w:rStyle w:val="apple-converted-space"/>
          <w:color w:val="5F5F5F"/>
        </w:rPr>
        <w:t> </w:t>
      </w:r>
      <w:r>
        <w:rPr>
          <w:rStyle w:val="a5"/>
          <w:rFonts w:ascii="Tahoma" w:hAnsi="Tahoma" w:cs="Tahoma"/>
          <w:color w:val="5F5F5F"/>
          <w:sz w:val="16"/>
          <w:szCs w:val="16"/>
        </w:rPr>
        <w:t>марте 1924 г</w:t>
      </w:r>
      <w:r>
        <w:rPr>
          <w:rFonts w:ascii="Tahoma" w:hAnsi="Tahoma" w:cs="Tahoma"/>
          <w:color w:val="5F5F5F"/>
          <w:sz w:val="16"/>
          <w:szCs w:val="16"/>
        </w:rPr>
        <w:t>. Президиумом ЦИК СССР и Всероссийским</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ЦИК были приняты постановления о передаче Белорусской ССР</w:t>
      </w:r>
      <w:r>
        <w:rPr>
          <w:rStyle w:val="apple-converted-space"/>
          <w:color w:val="5F5F5F"/>
        </w:rPr>
        <w:t> </w:t>
      </w:r>
      <w:r>
        <w:rPr>
          <w:rStyle w:val="a5"/>
          <w:rFonts w:ascii="Tahoma" w:hAnsi="Tahoma" w:cs="Tahoma"/>
          <w:color w:val="5F5F5F"/>
          <w:sz w:val="16"/>
          <w:szCs w:val="16"/>
        </w:rPr>
        <w:t>16 уездов и отдельных волостей Витебской, Гомельской и Смоленской губерний</w:t>
      </w:r>
      <w:r>
        <w:rPr>
          <w:rFonts w:ascii="Tahoma" w:hAnsi="Tahoma" w:cs="Tahoma"/>
          <w:color w:val="5F5F5F"/>
          <w:sz w:val="16"/>
          <w:szCs w:val="16"/>
        </w:rPr>
        <w:t>, где большинство населения составляли белорусы.</w:t>
      </w:r>
    </w:p>
    <w:p w:rsidR="00864EC9" w:rsidRPr="00807003"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lang w:val="be-BY"/>
        </w:rPr>
      </w:pP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VI Чрезвычайный Всебелорусский съезд Советов в марте 1924 г. законодательно оформил присоединение к БССР восточно-белорусских земель. После объединения был проведен новый административно-территориальный раздел: созданы округа, которые делились на районы, а районы – на сельские Советы.</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В</w:t>
      </w:r>
      <w:r>
        <w:rPr>
          <w:rStyle w:val="apple-converted-space"/>
          <w:color w:val="5F5F5F"/>
        </w:rPr>
        <w:t> </w:t>
      </w:r>
      <w:r>
        <w:rPr>
          <w:rStyle w:val="a5"/>
          <w:rFonts w:ascii="Tahoma" w:hAnsi="Tahoma" w:cs="Tahoma"/>
          <w:color w:val="5F5F5F"/>
          <w:sz w:val="16"/>
          <w:szCs w:val="16"/>
        </w:rPr>
        <w:t>1926 г.</w:t>
      </w:r>
      <w:r>
        <w:rPr>
          <w:rStyle w:val="apple-converted-space"/>
          <w:color w:val="5F5F5F"/>
        </w:rPr>
        <w:t> </w:t>
      </w:r>
      <w:r>
        <w:rPr>
          <w:rFonts w:ascii="Tahoma" w:hAnsi="Tahoma" w:cs="Tahoma"/>
          <w:color w:val="5F5F5F"/>
          <w:sz w:val="16"/>
          <w:szCs w:val="16"/>
        </w:rPr>
        <w:t>к БССР были присоединены</w:t>
      </w:r>
      <w:r>
        <w:rPr>
          <w:rStyle w:val="apple-converted-space"/>
          <w:color w:val="5F5F5F"/>
        </w:rPr>
        <w:t> </w:t>
      </w:r>
      <w:r>
        <w:rPr>
          <w:rStyle w:val="a5"/>
          <w:rFonts w:ascii="Tahoma" w:hAnsi="Tahoma" w:cs="Tahoma"/>
          <w:color w:val="5F5F5F"/>
          <w:sz w:val="16"/>
          <w:szCs w:val="16"/>
        </w:rPr>
        <w:t>Гомельский и Речицкий уезды</w:t>
      </w:r>
      <w:r>
        <w:rPr>
          <w:rFonts w:ascii="Tahoma" w:hAnsi="Tahoma" w:cs="Tahoma"/>
          <w:color w:val="5F5F5F"/>
          <w:sz w:val="16"/>
          <w:szCs w:val="16"/>
        </w:rPr>
        <w:t>, где большинство населения составляли белорусы. Территория БССР увеличилась до 126 тыс. км</w:t>
      </w:r>
      <w:r>
        <w:rPr>
          <w:rFonts w:ascii="Tahoma" w:hAnsi="Tahoma" w:cs="Tahoma"/>
          <w:color w:val="5F5F5F"/>
          <w:sz w:val="16"/>
          <w:szCs w:val="16"/>
          <w:vertAlign w:val="superscript"/>
        </w:rPr>
        <w:t>2</w:t>
      </w:r>
      <w:r>
        <w:rPr>
          <w:rFonts w:ascii="Tahoma" w:hAnsi="Tahoma" w:cs="Tahoma"/>
          <w:color w:val="5F5F5F"/>
          <w:sz w:val="16"/>
          <w:szCs w:val="16"/>
        </w:rPr>
        <w:t>, а население достигло почти 5 млн человек.</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Таким образом, восточнобелорусские земли были присоединены к Советской Беларуси. Западнобелорусские земли до 1939 г. продолжали оставаться в составе Польши. Процесс формирования БССР в границах проживания белорусского этноса еще не завершился.</w:t>
      </w:r>
    </w:p>
    <w:p w:rsidR="00864EC9" w:rsidRPr="004A55E7" w:rsidRDefault="00864EC9" w:rsidP="00864EC9">
      <w:pPr>
        <w:spacing w:line="0" w:lineRule="atLeast"/>
        <w:jc w:val="both"/>
        <w:rPr>
          <w:b/>
          <w:lang w:val="be-BY"/>
        </w:rPr>
      </w:pPr>
      <w:r w:rsidRPr="004A55E7">
        <w:rPr>
          <w:b/>
          <w:lang w:val="be-BY"/>
        </w:rPr>
        <w:t>49. Сацыяльна-эканамічнае становішча беларускай вёскі ў 20–30 гг. Палітыка калектывізацыі і яе вынікі.</w:t>
      </w:r>
    </w:p>
    <w:p w:rsidR="00864EC9" w:rsidRDefault="00864EC9" w:rsidP="00864EC9">
      <w:pPr>
        <w:pStyle w:val="Default"/>
        <w:ind w:firstLine="360"/>
        <w:jc w:val="both"/>
        <w:rPr>
          <w:sz w:val="28"/>
          <w:szCs w:val="28"/>
        </w:rPr>
      </w:pPr>
      <w:r>
        <w:rPr>
          <w:sz w:val="28"/>
          <w:szCs w:val="28"/>
        </w:rPr>
        <w:t xml:space="preserve">За годы НЭПа белорусская деревня окрепла, число бедняков сократилось до 30%. Уже в 1926 году был превышен на 12% сбор зерновых довоенного уровня. Экономические связи между хозяйствами и  предприятиями  в основном осуществлялись через рынок. Вот почему в первую очередь возникла потребность в объединениях, обеспечивающих сбыт, закупку промышленных товаров, кредитование хозяйств – кооперация. </w:t>
      </w:r>
    </w:p>
    <w:p w:rsidR="00864EC9" w:rsidRDefault="00864EC9" w:rsidP="00864EC9">
      <w:pPr>
        <w:pStyle w:val="Default"/>
        <w:ind w:firstLine="360"/>
        <w:jc w:val="both"/>
        <w:rPr>
          <w:sz w:val="28"/>
          <w:szCs w:val="28"/>
        </w:rPr>
      </w:pPr>
      <w:r>
        <w:rPr>
          <w:sz w:val="28"/>
          <w:szCs w:val="28"/>
        </w:rPr>
        <w:t xml:space="preserve">В 1927 году в республике различными формами коопераций было охвачено более 60% всех крестьянских хозяйств. Появилась и производственная кооперация – ТОЗы, колхозы. Однако эта форма </w:t>
      </w:r>
      <w:r>
        <w:rPr>
          <w:sz w:val="28"/>
          <w:szCs w:val="28"/>
        </w:rPr>
        <w:lastRenderedPageBreak/>
        <w:t xml:space="preserve">кооперации в республике была незначительна (около 4% всех хозяйств) из-за нерентабельности (в основном бедняки) и отсутствия традиций Чтобы найти средства для проведения «сверхиндустриализации», были снижены закупочные цены на сельхозпродукцию, что вызвало нежелание крестьян продавать хлеб по низкой цене. Возник так называемый «хлебный кризис» 1928 – 1929 гг. В нем обвинили зажиточных крестьян. Начались использоваться меры насильственного изъятия зерна. </w:t>
      </w:r>
    </w:p>
    <w:p w:rsidR="00864EC9" w:rsidRDefault="00864EC9" w:rsidP="00864EC9">
      <w:pPr>
        <w:pStyle w:val="Default"/>
        <w:ind w:firstLine="360"/>
        <w:jc w:val="both"/>
        <w:rPr>
          <w:sz w:val="28"/>
          <w:szCs w:val="28"/>
        </w:rPr>
      </w:pPr>
      <w:r>
        <w:rPr>
          <w:sz w:val="28"/>
          <w:szCs w:val="28"/>
        </w:rPr>
        <w:t xml:space="preserve">Сплошная коллективизация сельского хозяйства была связана с массовым и быстрым объединением мелких крестьянских хозяйств в крупные коллективные хозяйства, которая началась с 1928 года. За годы первой пятилетки основными направлениями коллективизации были: 1) создание колхозной системы; 2) экономическое и административное давление на единоличника; 3) политика «раскулачивания»; 4) помощь города селу (посылка активистов – в БССР 600 человек, создание МТС, кредиты и товары). Однако эта помощь пока мала. </w:t>
      </w:r>
    </w:p>
    <w:p w:rsidR="00864EC9" w:rsidRDefault="00864EC9" w:rsidP="00864EC9">
      <w:pPr>
        <w:pStyle w:val="Default"/>
        <w:ind w:firstLine="360"/>
        <w:jc w:val="both"/>
        <w:rPr>
          <w:sz w:val="28"/>
          <w:szCs w:val="28"/>
        </w:rPr>
      </w:pPr>
      <w:r>
        <w:rPr>
          <w:sz w:val="28"/>
          <w:szCs w:val="28"/>
        </w:rPr>
        <w:t>При проведении коллективизации применялись силовые методы. В экономическом плане это «прогрессивный» налог на кулака и единоличника. А в административном плане – это арест, высылка. Наиболее эффективным из последних следует считать «раскулачивание» (любой крестьянин, не пожелавший вступить в колхоз, мог быть объявлен кулаком). Следует заметить, что к кулакам в БССР относили примерно 4,2% крестьянских хозяйств, а раскулаченных было до 15% по отдельным кругам</w:t>
      </w:r>
    </w:p>
    <w:p w:rsidR="00864EC9" w:rsidRDefault="00864EC9" w:rsidP="00864EC9">
      <w:pPr>
        <w:pStyle w:val="a4"/>
        <w:shd w:val="clear" w:color="auto" w:fill="FFFFFF"/>
        <w:spacing w:before="41" w:beforeAutospacing="0" w:after="41" w:afterAutospacing="0"/>
        <w:ind w:left="41" w:right="41" w:firstLine="480"/>
        <w:jc w:val="both"/>
        <w:textAlignment w:val="top"/>
        <w:rPr>
          <w:rFonts w:ascii="Verdana" w:hAnsi="Verdana"/>
          <w:color w:val="000000"/>
          <w:sz w:val="19"/>
          <w:szCs w:val="19"/>
        </w:rPr>
      </w:pPr>
      <w:r>
        <w:rPr>
          <w:rFonts w:ascii="Verdana" w:hAnsi="Verdana"/>
          <w:color w:val="000000"/>
          <w:sz w:val="19"/>
          <w:szCs w:val="19"/>
        </w:rPr>
        <w:t>Реакцией на политику сплошной коллективизацией стали крестьянские волнения. В Беларуси произошло в 1930 г. около 500 выступлений крестьян.</w:t>
      </w:r>
    </w:p>
    <w:p w:rsidR="00864EC9" w:rsidRDefault="00864EC9" w:rsidP="00864EC9">
      <w:pPr>
        <w:pStyle w:val="a4"/>
        <w:shd w:val="clear" w:color="auto" w:fill="FFFFFF"/>
        <w:spacing w:before="41" w:beforeAutospacing="0" w:after="41" w:afterAutospacing="0"/>
        <w:ind w:left="41" w:right="41" w:firstLine="480"/>
        <w:jc w:val="both"/>
        <w:textAlignment w:val="top"/>
        <w:rPr>
          <w:rStyle w:val="apple-converted-space"/>
          <w:rFonts w:ascii="Verdana" w:hAnsi="Verdana"/>
          <w:color w:val="000000"/>
          <w:sz w:val="21"/>
          <w:szCs w:val="21"/>
        </w:rPr>
      </w:pPr>
      <w:r>
        <w:rPr>
          <w:rFonts w:ascii="Verdana" w:hAnsi="Verdana"/>
          <w:color w:val="000000"/>
          <w:sz w:val="21"/>
          <w:szCs w:val="21"/>
        </w:rPr>
        <w:t>2 марта 1930г. в «Правде» появилась статья И. Сталина «Головокружение от успехов (к вопросам колхозного движения)», где впервые осуждалась практика принудительной коллективизации, давались указания вести работу в соответствии с местными условиями,</w:t>
      </w:r>
      <w:r>
        <w:rPr>
          <w:rStyle w:val="apple-converted-space"/>
          <w:rFonts w:ascii="Verdana" w:hAnsi="Verdana"/>
          <w:color w:val="000000"/>
          <w:sz w:val="21"/>
          <w:szCs w:val="21"/>
        </w:rPr>
        <w:t> </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      ВЫВОДЫ </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Мелкотоварное хозяйство было разрушено и преобразовано в крупное, социалистическое, способное применять передовую агрономическую и зоотехническую науку, достижения технического прогресса.</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Но победа колхозного строя имела и другую сторону. Коллективизация привела к отчуждению бывших собственников земли от основного средства производства – земли. Фактически крестьяне превращались в наемных государственных работников.</w:t>
      </w:r>
    </w:p>
    <w:p w:rsidR="00864EC9" w:rsidRPr="00CB0378" w:rsidRDefault="00864EC9" w:rsidP="00864EC9">
      <w:pPr>
        <w:spacing w:line="0" w:lineRule="atLeast"/>
        <w:jc w:val="both"/>
        <w:rPr>
          <w:lang w:val="be-BY"/>
        </w:rPr>
      </w:pPr>
      <w:r w:rsidRPr="00F555F1">
        <w:rPr>
          <w:b/>
          <w:lang w:val="be-BY"/>
        </w:rPr>
        <w:t>50. Індустрыялізацыя БССР і яе вынікі</w:t>
      </w:r>
      <w:r w:rsidRPr="00CB0378">
        <w:rPr>
          <w:lang w:val="be-BY"/>
        </w:rPr>
        <w:t>.</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      Проведение индустриализации в БССР, как и в целом в СССР, объяснилось необходимостью </w:t>
      </w:r>
      <w:r w:rsidRPr="00250DB1">
        <w:rPr>
          <w:rFonts w:ascii="Verdana" w:hAnsi="Verdana"/>
          <w:b/>
          <w:color w:val="000000"/>
          <w:sz w:val="19"/>
          <w:szCs w:val="19"/>
        </w:rPr>
        <w:t>создания крупного машинного производства</w:t>
      </w:r>
      <w:r>
        <w:rPr>
          <w:rFonts w:ascii="Verdana" w:hAnsi="Verdana"/>
          <w:color w:val="000000"/>
          <w:sz w:val="19"/>
          <w:szCs w:val="19"/>
        </w:rPr>
        <w:t>.</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В середине 1920-х гг. провозглашается курс на построение социализма в одно отдельно взятой стране. Необходима была мобилизация внутренних ресурсов для ускоренного создания тяжёлой промышленности (основа обороноспособности), развития науки и техники. Любой вариант перехода к индустриальному обществу осуществляется болезненно. В СССР это было особенно сложно:</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lastRenderedPageBreak/>
        <w:t>1) надежда только на внутренние накопления (доля накоплений порой доходила до 44%). Это позволило расширить производство, но и сократить потребление.</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2) создавались самые передовые отрасли - энергетика, машиностроение, химия.</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3) установка на максимальные темпы. Усиливается централизованное плановое руководство экономикой страны. Победила точка зрения И. Сталина (курс на форсированный вариант индустриализации). Её характерные черты: централизованная система управления, планово-распределительная система концентрации ресурсов на ключевых направлениях, коллективизация сельского хозяйства, "культурная революция", низкий жизненный уровень населения, внеэкономические методы принуждения, трудовой энтузиазм масс.</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    В БССР имелись свои особенности развития промышленности в 20-е гг.: преобладали отрасли, специализирующиеся на переработке сельскохозяйственной продукции и мясного сырья; мелкие кустари давали более 40% всей промышленной продукции;  острый недостаток финансовых средств; нехватка подготовленных специалистов и руководителей (в 1927 г. в хозяйстве республике занято 474 специалиста - это 1,9% к общему числу работников, 90% руководителей имели начальное образование).</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В основу индустриального развития БССР в годы первой пятилетки (1928/29 – 1932/33) была положена концепция о развитии преимущественно на базе местных сырьевых ресурсов. Особое внимание обращалось на развитие пищевой, текстильной и кожевенной промышленности, которые стимулировали товарность сельского хозяйства. </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  Во второй половине 1929 г. оптимальный план развития был отвергнут как устаревший и были навязаны повышенные задания, переориентирован на развитие тяжелой промышленности. За период 1929 – 1940 годов с помощью других республик в БССР было построено и реконструировано более 1860 предприятий. Они давали более 80% всей продукции.  </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Возникли и стали ведущими такие отрасли, как станкостроение, производство радиоаппаратуры, сельскохозяйственное машиностроение</w:t>
      </w:r>
    </w:p>
    <w:p w:rsidR="00864EC9" w:rsidRDefault="00864EC9" w:rsidP="00864EC9">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 В </w:t>
      </w:r>
      <w:r w:rsidRPr="004B4672">
        <w:rPr>
          <w:rFonts w:ascii="Verdana" w:hAnsi="Verdana"/>
          <w:b/>
          <w:color w:val="000000"/>
          <w:sz w:val="19"/>
          <w:szCs w:val="19"/>
        </w:rPr>
        <w:t>итоге осуществления политики индустриализации в Советский Союз, в том числе БССР, превратились из аграрной страны в индустриально-аграрную</w:t>
      </w:r>
      <w:r>
        <w:rPr>
          <w:rFonts w:ascii="Verdana" w:hAnsi="Verdana"/>
          <w:color w:val="000000"/>
          <w:sz w:val="19"/>
          <w:szCs w:val="19"/>
        </w:rPr>
        <w:t>. Индустриальными центрами стали Минск, Витебск, Могилёв, Гомель. Соответственно в 3,3 раза выросли кадры рабочего плана и составили 700 тыс. человек, в том числе 240 тыс. в промышленности. Число ИТР выросло до 9 тысяч человек. Созданная структура промышленного производства республики соответствовала отведённой роли в общесоюзном разделении труда и внутренним потребностям. С другой стороны, быстрые темпы индустриализации, необходимость существенных средств для её осуществления ухудшали материальное положение населения. Реальная заработная плата достигла уровня 1928 г. только в 1940 г., огромную цену заплатило за индустриализацию крестьянство. Построенные заводы: швейная фабрика «Зннамя индустриализации», чулочно-трикотажная КИМ в Витебске, Бобруйский и Гомельский деревообрабатывающийкомбинаты,Кричевский цементный завод , Могилёвский авторемонтный завод, Рогачёвский консервный завод, коммунарка, спартак</w:t>
      </w:r>
    </w:p>
    <w:p w:rsidR="008348F5" w:rsidRDefault="008348F5"/>
    <w:sectPr w:rsidR="008348F5" w:rsidSect="008348F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A00002EF" w:usb1="4000207B" w:usb2="00000000" w:usb3="00000000" w:csb0="0000009F" w:csb1="00000000"/>
  </w:font>
  <w:font w:name="Tahoma">
    <w:panose1 w:val="020B0604030504040204"/>
    <w:charset w:val="CC"/>
    <w:family w:val="swiss"/>
    <w:pitch w:val="variable"/>
    <w:sig w:usb0="E1002EFF" w:usb1="C000605B" w:usb2="00000029" w:usb3="00000000" w:csb0="000101FF" w:csb1="00000000"/>
  </w:font>
  <w:font w:name="MinionPro-Regular">
    <w:panose1 w:val="00000000000000000000"/>
    <w:charset w:val="CC"/>
    <w:family w:val="roman"/>
    <w:notTrueType/>
    <w:pitch w:val="default"/>
    <w:sig w:usb0="00000201" w:usb1="00000000" w:usb2="00000000" w:usb3="00000000" w:csb0="00000004" w:csb1="00000000"/>
  </w:font>
  <w:font w:name="MinionPro-Bold">
    <w:panose1 w:val="00000000000000000000"/>
    <w:charset w:val="CC"/>
    <w:family w:val="roman"/>
    <w:notTrueType/>
    <w:pitch w:val="default"/>
    <w:sig w:usb0="00000201" w:usb1="00000000" w:usb2="00000000" w:usb3="00000000" w:csb0="00000004" w:csb1="00000000"/>
  </w:font>
  <w:font w:name="MinionPro-It">
    <w:panose1 w:val="00000000000000000000"/>
    <w:charset w:val="CC"/>
    <w:family w:val="roman"/>
    <w:notTrueType/>
    <w:pitch w:val="default"/>
    <w:sig w:usb0="00000201" w:usb1="00000000" w:usb2="00000000" w:usb3="00000000" w:csb0="00000004" w:csb1="00000000"/>
  </w:font>
  <w:font w:name="TimesNewRomanPSMT">
    <w:altName w:val="Times New Roman"/>
    <w:panose1 w:val="00000000000000000000"/>
    <w:charset w:val="00"/>
    <w:family w:val="roman"/>
    <w:notTrueType/>
    <w:pitch w:val="default"/>
    <w:sig w:usb0="00000203" w:usb1="08070000" w:usb2="00000010" w:usb3="00000000" w:csb0="00020005" w:csb1="00000000"/>
  </w:font>
  <w:font w:name="TimesNewRomanPS-BoldMT">
    <w:altName w:val="Times New Roman"/>
    <w:panose1 w:val="00000000000000000000"/>
    <w:charset w:val="CC"/>
    <w:family w:val="auto"/>
    <w:notTrueType/>
    <w:pitch w:val="default"/>
    <w:sig w:usb0="00000203" w:usb1="00000000" w:usb2="00000000" w:usb3="00000000" w:csb0="00000005"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characterSpacingControl w:val="doNotCompress"/>
  <w:compat/>
  <w:rsids>
    <w:rsidRoot w:val="00864EC9"/>
    <w:rsid w:val="003E67FD"/>
    <w:rsid w:val="008348F5"/>
    <w:rsid w:val="00864EC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8"/>
        <w:szCs w:val="28"/>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64EC9"/>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864EC9"/>
  </w:style>
  <w:style w:type="paragraph" w:customStyle="1" w:styleId="Default">
    <w:name w:val="Default"/>
    <w:rsid w:val="00864EC9"/>
    <w:pPr>
      <w:autoSpaceDE w:val="0"/>
      <w:autoSpaceDN w:val="0"/>
      <w:adjustRightInd w:val="0"/>
      <w:spacing w:after="0" w:line="240" w:lineRule="auto"/>
    </w:pPr>
    <w:rPr>
      <w:color w:val="000000"/>
      <w:sz w:val="24"/>
      <w:szCs w:val="24"/>
    </w:rPr>
  </w:style>
  <w:style w:type="character" w:styleId="a3">
    <w:name w:val="Strong"/>
    <w:basedOn w:val="a0"/>
    <w:uiPriority w:val="22"/>
    <w:qFormat/>
    <w:rsid w:val="00864EC9"/>
    <w:rPr>
      <w:b/>
      <w:bCs/>
    </w:rPr>
  </w:style>
  <w:style w:type="paragraph" w:styleId="a4">
    <w:name w:val="Normal (Web)"/>
    <w:basedOn w:val="a"/>
    <w:uiPriority w:val="99"/>
    <w:unhideWhenUsed/>
    <w:rsid w:val="00864EC9"/>
    <w:pPr>
      <w:spacing w:before="100" w:beforeAutospacing="1" w:after="100" w:afterAutospacing="1" w:line="240" w:lineRule="auto"/>
    </w:pPr>
    <w:rPr>
      <w:rFonts w:eastAsia="Times New Roman"/>
      <w:sz w:val="24"/>
      <w:szCs w:val="24"/>
      <w:lang w:eastAsia="ru-RU"/>
    </w:rPr>
  </w:style>
  <w:style w:type="character" w:styleId="a5">
    <w:name w:val="Emphasis"/>
    <w:basedOn w:val="a0"/>
    <w:uiPriority w:val="20"/>
    <w:qFormat/>
    <w:rsid w:val="00864EC9"/>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6814</Words>
  <Characters>38842</Characters>
  <Application>Microsoft Office Word</Application>
  <DocSecurity>0</DocSecurity>
  <Lines>323</Lines>
  <Paragraphs>91</Paragraphs>
  <ScaleCrop>false</ScaleCrop>
  <Company>Home</Company>
  <LinksUpToDate>false</LinksUpToDate>
  <CharactersWithSpaces>45565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2019-01-17T16:12:00Z</dcterms:created>
  <dcterms:modified xsi:type="dcterms:W3CDTF">2019-01-17T16:14:00Z</dcterms:modified>
</cp:coreProperties>
</file>